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9552" w14:textId="77777777" w:rsidR="00430BCB" w:rsidRPr="003426E6" w:rsidRDefault="00000000">
      <w:pPr>
        <w:spacing w:before="240"/>
        <w:jc w:val="center"/>
        <w:rPr>
          <w:rFonts w:ascii="Roboto" w:eastAsia="Roboto" w:hAnsi="Roboto" w:cs="Roboto"/>
          <w:b/>
          <w:sz w:val="36"/>
          <w:szCs w:val="36"/>
        </w:rPr>
      </w:pPr>
      <w:r w:rsidRPr="003426E6">
        <w:rPr>
          <w:rFonts w:ascii="Roboto" w:hAnsi="Roboto"/>
          <w:noProof/>
        </w:rPr>
        <w:drawing>
          <wp:anchor distT="114300" distB="114300" distL="114300" distR="114300" simplePos="0" relativeHeight="251658240" behindDoc="1" locked="0" layoutInCell="1" hidden="0" allowOverlap="1" wp14:anchorId="743B5A70" wp14:editId="2409769F">
            <wp:simplePos x="0" y="0"/>
            <wp:positionH relativeFrom="column">
              <wp:posOffset>-228599</wp:posOffset>
            </wp:positionH>
            <wp:positionV relativeFrom="paragraph">
              <wp:posOffset>452438</wp:posOffset>
            </wp:positionV>
            <wp:extent cx="1231611" cy="11953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31611" cy="1195388"/>
                    </a:xfrm>
                    <a:prstGeom prst="rect">
                      <a:avLst/>
                    </a:prstGeom>
                    <a:ln/>
                  </pic:spPr>
                </pic:pic>
              </a:graphicData>
            </a:graphic>
          </wp:anchor>
        </w:drawing>
      </w:r>
      <w:r w:rsidRPr="003426E6">
        <w:rPr>
          <w:rFonts w:ascii="Roboto" w:hAnsi="Roboto"/>
          <w:noProof/>
        </w:rPr>
        <w:drawing>
          <wp:anchor distT="114300" distB="114300" distL="114300" distR="114300" simplePos="0" relativeHeight="251659264" behindDoc="1" locked="0" layoutInCell="1" hidden="0" allowOverlap="1" wp14:anchorId="1A187606" wp14:editId="377489DD">
            <wp:simplePos x="0" y="0"/>
            <wp:positionH relativeFrom="column">
              <wp:posOffset>4114800</wp:posOffset>
            </wp:positionH>
            <wp:positionV relativeFrom="paragraph">
              <wp:posOffset>114300</wp:posOffset>
            </wp:positionV>
            <wp:extent cx="2633663" cy="187718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633663" cy="1877185"/>
                    </a:xfrm>
                    <a:prstGeom prst="rect">
                      <a:avLst/>
                    </a:prstGeom>
                    <a:ln/>
                  </pic:spPr>
                </pic:pic>
              </a:graphicData>
            </a:graphic>
          </wp:anchor>
        </w:drawing>
      </w:r>
    </w:p>
    <w:p w14:paraId="1C2B259C" w14:textId="77777777" w:rsidR="00430BCB" w:rsidRPr="003426E6" w:rsidRDefault="00000000">
      <w:pPr>
        <w:spacing w:before="240"/>
        <w:jc w:val="center"/>
        <w:rPr>
          <w:rFonts w:ascii="Roboto" w:eastAsia="Roboto" w:hAnsi="Roboto" w:cs="Roboto"/>
          <w:b/>
          <w:sz w:val="33"/>
          <w:szCs w:val="33"/>
        </w:rPr>
      </w:pPr>
      <w:r w:rsidRPr="003426E6">
        <w:rPr>
          <w:rFonts w:ascii="Roboto" w:eastAsia="Roboto" w:hAnsi="Roboto" w:cs="Roboto"/>
          <w:b/>
          <w:sz w:val="33"/>
          <w:szCs w:val="33"/>
        </w:rPr>
        <w:t xml:space="preserve"> INSTITUTO POLITÉCNICO NACIONAL </w:t>
      </w:r>
    </w:p>
    <w:p w14:paraId="3E4E9BB4" w14:textId="77777777" w:rsidR="00430BCB" w:rsidRPr="003426E6" w:rsidRDefault="00000000">
      <w:pPr>
        <w:spacing w:before="240"/>
        <w:jc w:val="center"/>
        <w:rPr>
          <w:rFonts w:ascii="Roboto" w:eastAsia="Roboto" w:hAnsi="Roboto" w:cs="Roboto"/>
          <w:b/>
          <w:sz w:val="33"/>
          <w:szCs w:val="33"/>
        </w:rPr>
      </w:pPr>
      <w:r w:rsidRPr="003426E6">
        <w:rPr>
          <w:rFonts w:ascii="Roboto" w:eastAsia="Roboto" w:hAnsi="Roboto" w:cs="Roboto"/>
          <w:b/>
          <w:sz w:val="33"/>
          <w:szCs w:val="33"/>
        </w:rPr>
        <w:t>CECyT 9. “Juan de Dios de Bátiz”</w:t>
      </w:r>
    </w:p>
    <w:p w14:paraId="68B80D8C" w14:textId="77777777" w:rsidR="00430BCB" w:rsidRPr="003426E6" w:rsidRDefault="00430BCB">
      <w:pPr>
        <w:spacing w:before="240"/>
        <w:rPr>
          <w:rFonts w:ascii="Roboto" w:eastAsia="Roboto" w:hAnsi="Roboto" w:cs="Roboto"/>
          <w:b/>
          <w:sz w:val="36"/>
          <w:szCs w:val="36"/>
        </w:rPr>
      </w:pPr>
    </w:p>
    <w:p w14:paraId="77ECA6CC" w14:textId="77777777" w:rsidR="00430BCB" w:rsidRPr="003426E6" w:rsidRDefault="00000000">
      <w:pPr>
        <w:spacing w:before="240"/>
        <w:jc w:val="center"/>
        <w:rPr>
          <w:rFonts w:ascii="Roboto" w:eastAsia="Roboto" w:hAnsi="Roboto" w:cs="Roboto"/>
          <w:b/>
          <w:sz w:val="42"/>
          <w:szCs w:val="42"/>
        </w:rPr>
      </w:pPr>
      <w:r w:rsidRPr="003426E6">
        <w:rPr>
          <w:rFonts w:ascii="Roboto" w:eastAsia="Roboto" w:hAnsi="Roboto" w:cs="Roboto"/>
          <w:b/>
          <w:sz w:val="42"/>
          <w:szCs w:val="42"/>
        </w:rPr>
        <w:t xml:space="preserve">Plan Estratégico para Proyecto </w:t>
      </w:r>
    </w:p>
    <w:p w14:paraId="4CC7D260" w14:textId="77777777" w:rsidR="00430BCB" w:rsidRPr="003426E6" w:rsidRDefault="00430BCB">
      <w:pPr>
        <w:spacing w:before="240"/>
        <w:rPr>
          <w:rFonts w:ascii="Roboto" w:eastAsia="Roboto" w:hAnsi="Roboto" w:cs="Roboto"/>
          <w:b/>
          <w:sz w:val="36"/>
          <w:szCs w:val="36"/>
        </w:rPr>
      </w:pPr>
    </w:p>
    <w:p w14:paraId="28DE86DE" w14:textId="77777777" w:rsidR="00430BCB" w:rsidRPr="003426E6" w:rsidRDefault="00000000">
      <w:pPr>
        <w:spacing w:before="240"/>
        <w:jc w:val="center"/>
        <w:rPr>
          <w:rFonts w:ascii="Roboto" w:eastAsia="Roboto" w:hAnsi="Roboto" w:cs="Roboto"/>
          <w:b/>
          <w:sz w:val="36"/>
          <w:szCs w:val="36"/>
        </w:rPr>
      </w:pPr>
      <w:r w:rsidRPr="003426E6">
        <w:rPr>
          <w:rFonts w:ascii="Roboto" w:eastAsia="Roboto" w:hAnsi="Roboto" w:cs="Roboto"/>
          <w:b/>
          <w:sz w:val="36"/>
          <w:szCs w:val="36"/>
        </w:rPr>
        <w:t>Laboratorio de Desarrollo de Software III</w:t>
      </w:r>
    </w:p>
    <w:p w14:paraId="7BE8ABE4" w14:textId="77777777" w:rsidR="00430BCB" w:rsidRPr="003426E6" w:rsidRDefault="00000000">
      <w:pPr>
        <w:spacing w:before="240"/>
        <w:jc w:val="center"/>
        <w:rPr>
          <w:rFonts w:ascii="Roboto" w:eastAsia="Roboto" w:hAnsi="Roboto" w:cs="Roboto"/>
          <w:b/>
          <w:sz w:val="36"/>
          <w:szCs w:val="36"/>
        </w:rPr>
      </w:pPr>
      <w:r w:rsidRPr="003426E6">
        <w:rPr>
          <w:rFonts w:ascii="Roboto" w:eastAsia="Roboto" w:hAnsi="Roboto" w:cs="Roboto"/>
          <w:b/>
          <w:sz w:val="36"/>
          <w:szCs w:val="36"/>
        </w:rPr>
        <w:t>Profesor Germán Gutiérrez Galán</w:t>
      </w:r>
    </w:p>
    <w:p w14:paraId="28174157" w14:textId="77777777" w:rsidR="00430BCB" w:rsidRPr="003426E6" w:rsidRDefault="00430BCB">
      <w:pPr>
        <w:spacing w:before="240"/>
        <w:rPr>
          <w:rFonts w:ascii="Roboto" w:eastAsia="Roboto" w:hAnsi="Roboto" w:cs="Roboto"/>
          <w:b/>
          <w:sz w:val="36"/>
          <w:szCs w:val="36"/>
        </w:rPr>
      </w:pPr>
    </w:p>
    <w:p w14:paraId="1F3275A8" w14:textId="77777777" w:rsidR="00430BCB" w:rsidRPr="003426E6" w:rsidRDefault="00000000">
      <w:pPr>
        <w:spacing w:before="240"/>
        <w:rPr>
          <w:rFonts w:ascii="Roboto" w:eastAsia="Roboto" w:hAnsi="Roboto" w:cs="Roboto"/>
          <w:b/>
          <w:sz w:val="36"/>
          <w:szCs w:val="36"/>
        </w:rPr>
      </w:pPr>
      <w:r w:rsidRPr="003426E6">
        <w:rPr>
          <w:rFonts w:ascii="Roboto" w:eastAsia="Roboto" w:hAnsi="Roboto" w:cs="Roboto"/>
          <w:b/>
          <w:sz w:val="36"/>
          <w:szCs w:val="36"/>
        </w:rPr>
        <w:t>Equipo de Trabajo:</w:t>
      </w:r>
    </w:p>
    <w:p w14:paraId="6DD879B5" w14:textId="77777777" w:rsidR="00430BCB" w:rsidRPr="003426E6" w:rsidRDefault="00000000">
      <w:pPr>
        <w:numPr>
          <w:ilvl w:val="0"/>
          <w:numId w:val="8"/>
        </w:numPr>
        <w:spacing w:before="240"/>
        <w:rPr>
          <w:rFonts w:ascii="Roboto" w:eastAsia="Roboto" w:hAnsi="Roboto" w:cs="Roboto"/>
          <w:b/>
          <w:sz w:val="34"/>
          <w:szCs w:val="34"/>
        </w:rPr>
      </w:pPr>
      <w:r w:rsidRPr="003426E6">
        <w:rPr>
          <w:rFonts w:ascii="Roboto" w:eastAsia="Roboto" w:hAnsi="Roboto" w:cs="Roboto"/>
          <w:b/>
          <w:sz w:val="34"/>
          <w:szCs w:val="34"/>
        </w:rPr>
        <w:t>Pelcastre Cruz David Emiliano</w:t>
      </w:r>
    </w:p>
    <w:p w14:paraId="24C20021" w14:textId="77777777" w:rsidR="00430BCB" w:rsidRPr="003426E6" w:rsidRDefault="00000000">
      <w:pPr>
        <w:numPr>
          <w:ilvl w:val="0"/>
          <w:numId w:val="8"/>
        </w:numPr>
        <w:rPr>
          <w:rFonts w:ascii="Roboto" w:eastAsia="Roboto" w:hAnsi="Roboto" w:cs="Roboto"/>
          <w:b/>
          <w:sz w:val="34"/>
          <w:szCs w:val="34"/>
        </w:rPr>
      </w:pPr>
      <w:r w:rsidRPr="003426E6">
        <w:rPr>
          <w:rFonts w:ascii="Roboto" w:eastAsia="Roboto" w:hAnsi="Roboto" w:cs="Roboto"/>
          <w:b/>
          <w:sz w:val="34"/>
          <w:szCs w:val="34"/>
        </w:rPr>
        <w:t>Peña Canuto Luis Enrique</w:t>
      </w:r>
    </w:p>
    <w:p w14:paraId="418BB0B4" w14:textId="77777777" w:rsidR="00430BCB" w:rsidRPr="003426E6" w:rsidRDefault="00000000">
      <w:pPr>
        <w:numPr>
          <w:ilvl w:val="0"/>
          <w:numId w:val="8"/>
        </w:numPr>
        <w:rPr>
          <w:rFonts w:ascii="Roboto" w:eastAsia="Roboto" w:hAnsi="Roboto" w:cs="Roboto"/>
          <w:b/>
          <w:sz w:val="34"/>
          <w:szCs w:val="34"/>
        </w:rPr>
      </w:pPr>
      <w:r w:rsidRPr="003426E6">
        <w:rPr>
          <w:rFonts w:ascii="Roboto" w:eastAsia="Roboto" w:hAnsi="Roboto" w:cs="Roboto"/>
          <w:b/>
          <w:sz w:val="34"/>
          <w:szCs w:val="34"/>
        </w:rPr>
        <w:t xml:space="preserve">Rebollo Vargas Marco Antonio </w:t>
      </w:r>
    </w:p>
    <w:p w14:paraId="2706C481" w14:textId="77777777" w:rsidR="00430BCB" w:rsidRPr="003426E6" w:rsidRDefault="00000000">
      <w:pPr>
        <w:numPr>
          <w:ilvl w:val="0"/>
          <w:numId w:val="8"/>
        </w:numPr>
        <w:rPr>
          <w:rFonts w:ascii="Roboto" w:eastAsia="Roboto" w:hAnsi="Roboto" w:cs="Roboto"/>
          <w:b/>
          <w:sz w:val="34"/>
          <w:szCs w:val="34"/>
        </w:rPr>
      </w:pPr>
      <w:r w:rsidRPr="003426E6">
        <w:rPr>
          <w:rFonts w:ascii="Roboto" w:eastAsia="Roboto" w:hAnsi="Roboto" w:cs="Roboto"/>
          <w:b/>
          <w:sz w:val="34"/>
          <w:szCs w:val="34"/>
        </w:rPr>
        <w:t>Soto Chávez Efrén</w:t>
      </w:r>
    </w:p>
    <w:p w14:paraId="49AD5DE8" w14:textId="77777777" w:rsidR="00430BCB" w:rsidRPr="003426E6" w:rsidRDefault="00430BCB">
      <w:pPr>
        <w:spacing w:before="240"/>
        <w:ind w:left="720"/>
        <w:rPr>
          <w:rFonts w:ascii="Roboto" w:eastAsia="Roboto" w:hAnsi="Roboto" w:cs="Roboto"/>
          <w:b/>
          <w:sz w:val="36"/>
          <w:szCs w:val="36"/>
        </w:rPr>
      </w:pPr>
    </w:p>
    <w:p w14:paraId="1AF86D58" w14:textId="77777777" w:rsidR="00430BCB" w:rsidRPr="003426E6" w:rsidRDefault="00000000">
      <w:pPr>
        <w:spacing w:before="240"/>
        <w:jc w:val="center"/>
        <w:rPr>
          <w:rFonts w:ascii="Roboto" w:eastAsia="Roboto" w:hAnsi="Roboto" w:cs="Roboto"/>
          <w:b/>
          <w:sz w:val="36"/>
          <w:szCs w:val="36"/>
        </w:rPr>
      </w:pPr>
      <w:r w:rsidRPr="003426E6">
        <w:rPr>
          <w:rFonts w:ascii="Roboto" w:eastAsia="Roboto" w:hAnsi="Roboto" w:cs="Roboto"/>
          <w:b/>
          <w:sz w:val="36"/>
          <w:szCs w:val="36"/>
        </w:rPr>
        <w:t>Grupo 5IM8</w:t>
      </w:r>
    </w:p>
    <w:p w14:paraId="47877733" w14:textId="77777777" w:rsidR="00430BCB" w:rsidRPr="003426E6" w:rsidRDefault="00000000">
      <w:pPr>
        <w:rPr>
          <w:rFonts w:ascii="Roboto" w:eastAsia="Roboto" w:hAnsi="Roboto" w:cs="Roboto"/>
          <w:b/>
          <w:sz w:val="36"/>
          <w:szCs w:val="36"/>
        </w:rPr>
      </w:pPr>
      <w:r w:rsidRPr="003426E6">
        <w:rPr>
          <w:rFonts w:ascii="Roboto" w:hAnsi="Roboto"/>
        </w:rPr>
        <w:br w:type="page"/>
      </w:r>
    </w:p>
    <w:p w14:paraId="32F4BC24" w14:textId="77777777" w:rsidR="00430BCB" w:rsidRPr="003426E6" w:rsidRDefault="00000000">
      <w:pPr>
        <w:pStyle w:val="Ttulo1"/>
        <w:rPr>
          <w:rFonts w:ascii="Roboto" w:eastAsia="Roboto" w:hAnsi="Roboto" w:cs="Roboto"/>
        </w:rPr>
      </w:pPr>
      <w:bookmarkStart w:id="0" w:name="_npwzm2yfvnic" w:colFirst="0" w:colLast="0"/>
      <w:bookmarkEnd w:id="0"/>
      <w:r w:rsidRPr="003426E6">
        <w:rPr>
          <w:rFonts w:ascii="Roboto" w:eastAsia="Roboto" w:hAnsi="Roboto" w:cs="Roboto"/>
        </w:rPr>
        <w:lastRenderedPageBreak/>
        <w:t>Sobre nuestra empresa</w:t>
      </w:r>
    </w:p>
    <w:p w14:paraId="71E27808" w14:textId="77777777" w:rsidR="00430BCB" w:rsidRPr="003426E6" w:rsidRDefault="00430BCB">
      <w:pPr>
        <w:rPr>
          <w:rFonts w:ascii="Roboto" w:eastAsia="Roboto" w:hAnsi="Roboto" w:cs="Roboto"/>
        </w:rPr>
      </w:pPr>
    </w:p>
    <w:p w14:paraId="1823CBA3" w14:textId="77777777" w:rsidR="00430BCB" w:rsidRDefault="00000000">
      <w:pPr>
        <w:pStyle w:val="Subttulo"/>
        <w:keepNext w:val="0"/>
        <w:keepLines w:val="0"/>
        <w:widowControl w:val="0"/>
        <w:spacing w:after="0" w:line="240" w:lineRule="auto"/>
        <w:rPr>
          <w:rFonts w:ascii="Roboto" w:eastAsia="Roboto" w:hAnsi="Roboto" w:cs="Roboto"/>
        </w:rPr>
      </w:pPr>
      <w:bookmarkStart w:id="1" w:name="_pj3glvatrq3r" w:colFirst="0" w:colLast="0"/>
      <w:bookmarkEnd w:id="1"/>
      <w:r w:rsidRPr="003426E6">
        <w:rPr>
          <w:rFonts w:ascii="Roboto" w:eastAsia="Roboto" w:hAnsi="Roboto" w:cs="Roboto"/>
        </w:rPr>
        <w:t>CyberPath SA. CV.</w:t>
      </w:r>
    </w:p>
    <w:p w14:paraId="1FABAB27" w14:textId="77777777" w:rsidR="003426E6" w:rsidRPr="003426E6" w:rsidRDefault="003426E6" w:rsidP="003426E6"/>
    <w:p w14:paraId="50B956D5" w14:textId="77777777" w:rsidR="00430BCB" w:rsidRDefault="00000000">
      <w:pPr>
        <w:widowControl w:val="0"/>
        <w:spacing w:line="240" w:lineRule="auto"/>
        <w:ind w:right="100"/>
        <w:jc w:val="both"/>
        <w:rPr>
          <w:rFonts w:ascii="Roboto" w:eastAsia="Roboto" w:hAnsi="Roboto" w:cs="Roboto"/>
          <w:sz w:val="24"/>
          <w:szCs w:val="24"/>
        </w:rPr>
      </w:pPr>
      <w:proofErr w:type="spellStart"/>
      <w:r w:rsidRPr="003426E6">
        <w:rPr>
          <w:rFonts w:ascii="Roboto" w:eastAsia="Roboto" w:hAnsi="Roboto" w:cs="Roboto"/>
          <w:sz w:val="24"/>
          <w:szCs w:val="24"/>
        </w:rPr>
        <w:t>SmartLearn</w:t>
      </w:r>
      <w:proofErr w:type="spellEnd"/>
      <w:r w:rsidRPr="003426E6">
        <w:rPr>
          <w:rFonts w:ascii="Roboto" w:eastAsia="Roboto" w:hAnsi="Roboto" w:cs="Roboto"/>
          <w:sz w:val="24"/>
          <w:szCs w:val="24"/>
        </w:rPr>
        <w:t xml:space="preserve"> fue realizado por la empresa de tecnología CyberPath S.A de C.V., una empresa de tecnología enfocada en el desarrollo de software para dar soluciones innovadoras con impacto social. </w:t>
      </w:r>
    </w:p>
    <w:p w14:paraId="64272F9C" w14:textId="77777777" w:rsidR="003426E6" w:rsidRPr="003426E6" w:rsidRDefault="003426E6">
      <w:pPr>
        <w:widowControl w:val="0"/>
        <w:spacing w:line="240" w:lineRule="auto"/>
        <w:ind w:right="100"/>
        <w:jc w:val="both"/>
        <w:rPr>
          <w:rFonts w:ascii="Roboto" w:eastAsia="Roboto" w:hAnsi="Roboto" w:cs="Roboto"/>
          <w:sz w:val="24"/>
          <w:szCs w:val="24"/>
        </w:rPr>
      </w:pPr>
    </w:p>
    <w:p w14:paraId="02C3E88D" w14:textId="77777777" w:rsidR="00430BCB" w:rsidRPr="003426E6" w:rsidRDefault="00000000">
      <w:pPr>
        <w:widowControl w:val="0"/>
        <w:spacing w:line="240" w:lineRule="auto"/>
        <w:ind w:right="100"/>
        <w:jc w:val="both"/>
        <w:rPr>
          <w:rFonts w:ascii="Roboto" w:eastAsia="Roboto" w:hAnsi="Roboto" w:cs="Roboto"/>
          <w:sz w:val="24"/>
          <w:szCs w:val="24"/>
        </w:rPr>
      </w:pPr>
      <w:r w:rsidRPr="003426E6">
        <w:rPr>
          <w:rFonts w:ascii="Roboto" w:eastAsia="Roboto" w:hAnsi="Roboto" w:cs="Roboto"/>
          <w:sz w:val="24"/>
          <w:szCs w:val="24"/>
        </w:rPr>
        <w:t>Su misión es crear herramientas digitales accesibles, funcionales y orientadas a mejorar la calidad de vida de las personas.</w:t>
      </w:r>
    </w:p>
    <w:p w14:paraId="30BD1103" w14:textId="77777777" w:rsidR="00430BCB" w:rsidRPr="003426E6" w:rsidRDefault="00430BCB">
      <w:pPr>
        <w:widowControl w:val="0"/>
        <w:spacing w:line="240" w:lineRule="auto"/>
        <w:ind w:left="1440" w:right="100"/>
        <w:jc w:val="both"/>
        <w:rPr>
          <w:rFonts w:ascii="Roboto" w:eastAsia="Roboto" w:hAnsi="Roboto" w:cs="Roboto"/>
          <w:sz w:val="24"/>
          <w:szCs w:val="24"/>
        </w:rPr>
      </w:pPr>
    </w:p>
    <w:p w14:paraId="604264E0" w14:textId="77777777" w:rsidR="00430BCB" w:rsidRPr="003426E6" w:rsidRDefault="00000000">
      <w:pPr>
        <w:widowControl w:val="0"/>
        <w:spacing w:line="240" w:lineRule="auto"/>
        <w:ind w:right="100"/>
        <w:jc w:val="both"/>
        <w:rPr>
          <w:rFonts w:ascii="Roboto" w:eastAsia="Roboto" w:hAnsi="Roboto" w:cs="Roboto"/>
          <w:sz w:val="24"/>
          <w:szCs w:val="24"/>
        </w:rPr>
      </w:pPr>
      <w:r w:rsidRPr="003426E6">
        <w:rPr>
          <w:rFonts w:ascii="Roboto" w:eastAsia="Roboto" w:hAnsi="Roboto" w:cs="Roboto"/>
          <w:sz w:val="24"/>
          <w:szCs w:val="24"/>
        </w:rPr>
        <w:t>Conoce más sobre la empresa:</w:t>
      </w:r>
    </w:p>
    <w:p w14:paraId="6E24CC79" w14:textId="77777777" w:rsidR="00430BCB" w:rsidRPr="003426E6" w:rsidRDefault="00430BCB">
      <w:pPr>
        <w:widowControl w:val="0"/>
        <w:spacing w:line="240" w:lineRule="auto"/>
        <w:ind w:left="1440" w:right="100"/>
        <w:jc w:val="both"/>
        <w:rPr>
          <w:rFonts w:ascii="Roboto" w:eastAsia="Roboto" w:hAnsi="Roboto" w:cs="Roboto"/>
          <w:sz w:val="24"/>
          <w:szCs w:val="24"/>
        </w:rPr>
      </w:pPr>
    </w:p>
    <w:p w14:paraId="14C53BC4" w14:textId="77777777" w:rsidR="00430BCB" w:rsidRPr="003426E6" w:rsidRDefault="00000000">
      <w:pPr>
        <w:widowControl w:val="0"/>
        <w:spacing w:line="240" w:lineRule="auto"/>
        <w:ind w:right="100"/>
        <w:jc w:val="both"/>
        <w:rPr>
          <w:rFonts w:ascii="Roboto" w:eastAsia="Roboto" w:hAnsi="Roboto" w:cs="Roboto"/>
          <w:sz w:val="24"/>
          <w:szCs w:val="24"/>
        </w:rPr>
      </w:pPr>
      <w:r w:rsidRPr="003426E6">
        <w:rPr>
          <w:rFonts w:ascii="Roboto" w:eastAsia="Roboto" w:hAnsi="Roboto" w:cs="Roboto"/>
          <w:sz w:val="24"/>
          <w:szCs w:val="24"/>
        </w:rPr>
        <w:t>Documento con información sobre CyberPath:</w:t>
      </w:r>
    </w:p>
    <w:p w14:paraId="6D9280C7" w14:textId="77777777" w:rsidR="00430BCB" w:rsidRPr="003426E6" w:rsidRDefault="00430BCB">
      <w:pPr>
        <w:widowControl w:val="0"/>
        <w:spacing w:line="240" w:lineRule="auto"/>
        <w:ind w:right="100"/>
        <w:jc w:val="both"/>
        <w:rPr>
          <w:rFonts w:ascii="Roboto" w:eastAsia="Roboto" w:hAnsi="Roboto" w:cs="Roboto"/>
          <w:sz w:val="24"/>
          <w:szCs w:val="24"/>
        </w:rPr>
      </w:pPr>
    </w:p>
    <w:p w14:paraId="28634370" w14:textId="77777777" w:rsidR="00430BCB" w:rsidRPr="003426E6" w:rsidRDefault="00000000">
      <w:pPr>
        <w:widowControl w:val="0"/>
        <w:spacing w:line="240" w:lineRule="auto"/>
        <w:ind w:right="100"/>
        <w:jc w:val="both"/>
        <w:rPr>
          <w:rFonts w:ascii="Roboto" w:eastAsia="Roboto" w:hAnsi="Roboto" w:cs="Roboto"/>
          <w:sz w:val="24"/>
          <w:szCs w:val="24"/>
        </w:rPr>
      </w:pPr>
      <w:hyperlink r:id="rId10">
        <w:r w:rsidRPr="003426E6">
          <w:rPr>
            <w:rFonts w:ascii="Roboto" w:eastAsia="Roboto" w:hAnsi="Roboto" w:cs="Roboto"/>
            <w:color w:val="0000EE"/>
            <w:sz w:val="24"/>
            <w:szCs w:val="24"/>
            <w:u w:val="single"/>
          </w:rPr>
          <w:t>PlanEstratégicoParaEmpresa_Equipo3</w:t>
        </w:r>
      </w:hyperlink>
    </w:p>
    <w:p w14:paraId="031EDDF5" w14:textId="77777777" w:rsidR="00430BCB" w:rsidRPr="003426E6" w:rsidRDefault="00430BCB">
      <w:pPr>
        <w:widowControl w:val="0"/>
        <w:spacing w:line="240" w:lineRule="auto"/>
        <w:ind w:left="1440" w:right="100"/>
        <w:jc w:val="both"/>
        <w:rPr>
          <w:rFonts w:ascii="Roboto" w:eastAsia="Roboto" w:hAnsi="Roboto" w:cs="Roboto"/>
          <w:sz w:val="24"/>
          <w:szCs w:val="24"/>
        </w:rPr>
      </w:pPr>
    </w:p>
    <w:p w14:paraId="5235B14E" w14:textId="77777777" w:rsidR="00430BCB" w:rsidRPr="003426E6" w:rsidRDefault="00000000">
      <w:pPr>
        <w:widowControl w:val="0"/>
        <w:spacing w:line="240" w:lineRule="auto"/>
        <w:ind w:right="100"/>
        <w:jc w:val="both"/>
        <w:rPr>
          <w:rFonts w:ascii="Roboto" w:eastAsia="Roboto" w:hAnsi="Roboto" w:cs="Roboto"/>
          <w:sz w:val="24"/>
          <w:szCs w:val="24"/>
        </w:rPr>
      </w:pPr>
      <w:r w:rsidRPr="003426E6">
        <w:rPr>
          <w:rFonts w:ascii="Roboto" w:eastAsia="Roboto" w:hAnsi="Roboto" w:cs="Roboto"/>
          <w:sz w:val="24"/>
          <w:szCs w:val="24"/>
        </w:rPr>
        <w:t>Documento de CyberPath como Empresa de Tecnología</w:t>
      </w:r>
    </w:p>
    <w:p w14:paraId="70DFEB1B" w14:textId="77777777" w:rsidR="00430BCB" w:rsidRPr="003426E6" w:rsidRDefault="00430BCB">
      <w:pPr>
        <w:widowControl w:val="0"/>
        <w:spacing w:line="240" w:lineRule="auto"/>
        <w:ind w:left="1440" w:right="100"/>
        <w:jc w:val="both"/>
        <w:rPr>
          <w:rFonts w:ascii="Roboto" w:eastAsia="Roboto" w:hAnsi="Roboto" w:cs="Roboto"/>
          <w:sz w:val="24"/>
          <w:szCs w:val="24"/>
        </w:rPr>
      </w:pPr>
    </w:p>
    <w:p w14:paraId="594B5F9F" w14:textId="77777777" w:rsidR="00430BCB" w:rsidRPr="003426E6" w:rsidRDefault="00000000">
      <w:pPr>
        <w:widowControl w:val="0"/>
        <w:spacing w:line="240" w:lineRule="auto"/>
        <w:ind w:right="100"/>
        <w:jc w:val="both"/>
        <w:rPr>
          <w:rFonts w:ascii="Roboto" w:eastAsia="Roboto" w:hAnsi="Roboto" w:cs="Roboto"/>
          <w:sz w:val="24"/>
          <w:szCs w:val="24"/>
        </w:rPr>
      </w:pPr>
      <w:hyperlink r:id="rId11">
        <w:r w:rsidRPr="003426E6">
          <w:rPr>
            <w:rFonts w:ascii="Roboto" w:eastAsia="Roboto" w:hAnsi="Roboto" w:cs="Roboto"/>
            <w:color w:val="0000EE"/>
            <w:sz w:val="24"/>
            <w:szCs w:val="24"/>
            <w:u w:val="single"/>
          </w:rPr>
          <w:t>Documento de Cyber Path para Emprendimiento Tec.docx</w:t>
        </w:r>
      </w:hyperlink>
    </w:p>
    <w:p w14:paraId="3BA0377F" w14:textId="77777777" w:rsidR="00430BCB" w:rsidRPr="003426E6" w:rsidRDefault="00430BCB">
      <w:pPr>
        <w:rPr>
          <w:rFonts w:ascii="Roboto" w:eastAsia="Roboto" w:hAnsi="Roboto" w:cs="Roboto"/>
        </w:rPr>
      </w:pPr>
    </w:p>
    <w:p w14:paraId="0C7DC9B9" w14:textId="77777777" w:rsidR="00430BCB" w:rsidRPr="003426E6" w:rsidRDefault="00000000">
      <w:pPr>
        <w:pStyle w:val="Ttulo1"/>
        <w:rPr>
          <w:rFonts w:ascii="Roboto" w:eastAsia="Roboto" w:hAnsi="Roboto" w:cs="Roboto"/>
        </w:rPr>
      </w:pPr>
      <w:bookmarkStart w:id="2" w:name="_t77hp9mjiull" w:colFirst="0" w:colLast="0"/>
      <w:bookmarkEnd w:id="2"/>
      <w:r w:rsidRPr="003426E6">
        <w:rPr>
          <w:rFonts w:ascii="Roboto" w:hAnsi="Roboto"/>
        </w:rPr>
        <w:br w:type="page"/>
      </w:r>
    </w:p>
    <w:bookmarkStart w:id="3" w:name="_rpolq9dzdu63" w:colFirst="0" w:colLast="0" w:displacedByCustomXml="next"/>
    <w:bookmarkEnd w:id="3" w:displacedByCustomXml="next"/>
    <w:sdt>
      <w:sdtPr>
        <w:rPr>
          <w:rFonts w:ascii="Roboto" w:eastAsia="Roboto" w:hAnsi="Roboto" w:cs="Roboto"/>
        </w:rPr>
        <w:id w:val="-2030238527"/>
        <w15:repeatingSection/>
      </w:sdtPr>
      <w:sdtContent>
        <w:sdt>
          <w:sdtPr>
            <w:rPr>
              <w:rFonts w:ascii="Roboto" w:eastAsia="Roboto" w:hAnsi="Roboto" w:cs="Roboto"/>
            </w:rPr>
            <w:id w:val="-972128258"/>
            <w:placeholder>
              <w:docPart w:val="DefaultPlaceholder_-1854013435"/>
            </w:placeholder>
            <w15:repeatingSectionItem/>
          </w:sdtPr>
          <w:sdtContent>
            <w:p w14:paraId="1CA15144" w14:textId="0C235BA3" w:rsidR="00430BCB" w:rsidRPr="003426E6" w:rsidRDefault="00000000" w:rsidP="003426E6">
              <w:pPr>
                <w:pStyle w:val="Ttulo1"/>
                <w:rPr>
                  <w:rFonts w:ascii="Roboto" w:eastAsia="Roboto" w:hAnsi="Roboto" w:cs="Roboto"/>
                </w:rPr>
              </w:pPr>
              <w:r w:rsidRPr="003426E6">
                <w:rPr>
                  <w:rFonts w:ascii="Roboto" w:eastAsia="Roboto" w:hAnsi="Roboto" w:cs="Roboto"/>
                </w:rPr>
                <w:t>Antecedentes</w:t>
              </w:r>
            </w:p>
          </w:sdtContent>
        </w:sdt>
      </w:sdtContent>
    </w:sdt>
    <w:p w14:paraId="73B7585F" w14:textId="77777777" w:rsidR="00430BCB" w:rsidRPr="003426E6" w:rsidRDefault="00000000">
      <w:pPr>
        <w:spacing w:before="240" w:after="240"/>
        <w:jc w:val="both"/>
        <w:rPr>
          <w:rFonts w:ascii="Roboto" w:hAnsi="Roboto"/>
          <w:sz w:val="24"/>
          <w:szCs w:val="24"/>
        </w:rPr>
      </w:pPr>
      <w:r w:rsidRPr="003426E6">
        <w:rPr>
          <w:rFonts w:ascii="Roboto" w:hAnsi="Roboto"/>
          <w:sz w:val="24"/>
          <w:szCs w:val="24"/>
        </w:rPr>
        <w:t>El proyecto Smart Learn surge como una iniciativa de la empresa CyberPath, con el propósito de responder a las crecientes demandas de innovación en el ámbito educativo. El contexto que le da origen está marcado por la necesidad de contar con herramientas tecnológicas accesibles e inclusivas, capaces de mejorar la experiencia de aprendizaje de estudiantes en general y, en particular, de aquellos con discapacidad visual.</w:t>
      </w:r>
    </w:p>
    <w:p w14:paraId="5BC616F7" w14:textId="77777777" w:rsidR="00430BCB" w:rsidRPr="003426E6" w:rsidRDefault="00000000">
      <w:pPr>
        <w:spacing w:before="240" w:after="240"/>
        <w:jc w:val="both"/>
        <w:rPr>
          <w:rFonts w:ascii="Roboto" w:hAnsi="Roboto"/>
          <w:sz w:val="24"/>
          <w:szCs w:val="24"/>
        </w:rPr>
      </w:pPr>
      <w:r w:rsidRPr="003426E6">
        <w:rPr>
          <w:rFonts w:ascii="Roboto" w:hAnsi="Roboto"/>
          <w:sz w:val="24"/>
          <w:szCs w:val="24"/>
        </w:rPr>
        <w:t>La situación que se busca mejorar es la limitada accesibilidad de los entornos educativos tradicionales, donde los recursos digitales muchas veces no consideran la diversidad de los usuarios. Además, se identificó la oportunidad de automatizar procesos académicos como la gestión de usuarios, la realización de ejercicios y la retroalimentación personalizada, reduciendo cargas administrativas y facilitando el acceso al conocimiento.</w:t>
      </w:r>
    </w:p>
    <w:p w14:paraId="596BF5A5" w14:textId="77777777" w:rsidR="00430BCB" w:rsidRPr="003426E6" w:rsidRDefault="00000000">
      <w:pPr>
        <w:spacing w:before="240" w:after="240"/>
        <w:jc w:val="both"/>
        <w:rPr>
          <w:rFonts w:ascii="Roboto" w:hAnsi="Roboto"/>
          <w:sz w:val="24"/>
          <w:szCs w:val="24"/>
        </w:rPr>
      </w:pPr>
      <w:r w:rsidRPr="003426E6">
        <w:rPr>
          <w:rFonts w:ascii="Roboto" w:hAnsi="Roboto"/>
          <w:sz w:val="24"/>
          <w:szCs w:val="24"/>
        </w:rPr>
        <w:t>En este marco, Smart Learn se plantea como una plataforma tecnológica flexible y escalable, orientada a resolver estas problemáticas mediante el uso de software educativo innovador, accesible y adaptable a distintos dispositivos, desde aplicaciones de escritorio hasta entornos móviles como Android.</w:t>
      </w:r>
    </w:p>
    <w:p w14:paraId="1DBB94B5" w14:textId="77777777" w:rsidR="00430BCB" w:rsidRPr="003426E6" w:rsidRDefault="00430BCB">
      <w:pPr>
        <w:rPr>
          <w:rFonts w:ascii="Roboto" w:eastAsia="Roboto" w:hAnsi="Roboto" w:cs="Roboto"/>
        </w:rPr>
      </w:pPr>
    </w:p>
    <w:p w14:paraId="4044AE75" w14:textId="77777777" w:rsidR="00430BCB" w:rsidRPr="003426E6" w:rsidRDefault="00430BCB">
      <w:pPr>
        <w:rPr>
          <w:rFonts w:ascii="Roboto" w:eastAsia="Roboto" w:hAnsi="Roboto" w:cs="Roboto"/>
        </w:rPr>
      </w:pPr>
    </w:p>
    <w:p w14:paraId="25E59C04" w14:textId="77777777" w:rsidR="00430BCB" w:rsidRPr="003426E6" w:rsidRDefault="00430BCB">
      <w:pPr>
        <w:rPr>
          <w:rFonts w:ascii="Roboto" w:eastAsia="Roboto" w:hAnsi="Roboto" w:cs="Roboto"/>
        </w:rPr>
      </w:pPr>
    </w:p>
    <w:p w14:paraId="749F134D" w14:textId="77777777" w:rsidR="00430BCB" w:rsidRPr="003426E6" w:rsidRDefault="00430BCB">
      <w:pPr>
        <w:rPr>
          <w:rFonts w:ascii="Roboto" w:eastAsia="Roboto" w:hAnsi="Roboto" w:cs="Roboto"/>
        </w:rPr>
      </w:pPr>
    </w:p>
    <w:p w14:paraId="15B4669D" w14:textId="77777777" w:rsidR="00430BCB" w:rsidRPr="003426E6" w:rsidRDefault="00430BCB">
      <w:pPr>
        <w:rPr>
          <w:rFonts w:ascii="Roboto" w:eastAsia="Roboto" w:hAnsi="Roboto" w:cs="Roboto"/>
        </w:rPr>
      </w:pPr>
    </w:p>
    <w:p w14:paraId="44D14F68" w14:textId="77777777" w:rsidR="00430BCB" w:rsidRPr="003426E6" w:rsidRDefault="00430BCB">
      <w:pPr>
        <w:rPr>
          <w:rFonts w:ascii="Roboto" w:eastAsia="Roboto" w:hAnsi="Roboto" w:cs="Roboto"/>
        </w:rPr>
      </w:pPr>
    </w:p>
    <w:p w14:paraId="2CE00F5D" w14:textId="77777777" w:rsidR="00430BCB" w:rsidRPr="003426E6" w:rsidRDefault="00430BCB">
      <w:pPr>
        <w:rPr>
          <w:rFonts w:ascii="Roboto" w:eastAsia="Roboto" w:hAnsi="Roboto" w:cs="Roboto"/>
        </w:rPr>
      </w:pPr>
    </w:p>
    <w:p w14:paraId="2ABA40AC" w14:textId="77777777" w:rsidR="00430BCB" w:rsidRPr="003426E6" w:rsidRDefault="00000000">
      <w:pPr>
        <w:rPr>
          <w:rFonts w:ascii="Roboto" w:eastAsia="Roboto" w:hAnsi="Roboto" w:cs="Roboto"/>
        </w:rPr>
      </w:pPr>
      <w:r w:rsidRPr="003426E6">
        <w:rPr>
          <w:rFonts w:ascii="Roboto" w:hAnsi="Roboto"/>
        </w:rPr>
        <w:br w:type="page"/>
      </w:r>
    </w:p>
    <w:p w14:paraId="464FD0D0" w14:textId="77777777" w:rsidR="00430BCB" w:rsidRPr="003426E6" w:rsidRDefault="00000000">
      <w:pPr>
        <w:pStyle w:val="Ttulo1"/>
        <w:rPr>
          <w:rFonts w:ascii="Roboto" w:eastAsia="Roboto" w:hAnsi="Roboto" w:cs="Roboto"/>
        </w:rPr>
      </w:pPr>
      <w:bookmarkStart w:id="4" w:name="_e0knsgx6e7iv" w:colFirst="0" w:colLast="0"/>
      <w:bookmarkEnd w:id="4"/>
      <w:r w:rsidRPr="003426E6">
        <w:rPr>
          <w:rFonts w:ascii="Roboto" w:eastAsia="Roboto" w:hAnsi="Roboto" w:cs="Roboto"/>
        </w:rPr>
        <w:lastRenderedPageBreak/>
        <w:t>Problemática</w:t>
      </w:r>
    </w:p>
    <w:p w14:paraId="7F0A9C97" w14:textId="77777777" w:rsidR="00430BCB" w:rsidRPr="003426E6" w:rsidRDefault="00000000">
      <w:pPr>
        <w:widowControl w:val="0"/>
        <w:spacing w:before="240" w:after="240" w:line="259" w:lineRule="auto"/>
        <w:jc w:val="both"/>
        <w:rPr>
          <w:rFonts w:ascii="Roboto" w:eastAsia="Roboto" w:hAnsi="Roboto" w:cs="Roboto"/>
          <w:sz w:val="24"/>
          <w:szCs w:val="24"/>
        </w:rPr>
      </w:pPr>
      <w:r w:rsidRPr="003426E6">
        <w:rPr>
          <w:rFonts w:ascii="Roboto" w:eastAsia="Cardo" w:hAnsi="Roboto" w:cs="Cardo"/>
          <w:sz w:val="24"/>
          <w:szCs w:val="24"/>
        </w:rPr>
        <w:t>En México, la discapacidad visual es un desafío signiﬁcativo que afecta a una proporción considerable de la población. Según datos del Global Burden of Disease (GBD) 2019, aproximadamente 11.01 millones de personas en el país viven con ceguera o discapacidad visual, lo que representa una prevalencia bruta del 9.35%.</w:t>
      </w:r>
    </w:p>
    <w:p w14:paraId="552655AC" w14:textId="77777777" w:rsidR="00430BCB" w:rsidRPr="003426E6" w:rsidRDefault="00000000">
      <w:pPr>
        <w:widowControl w:val="0"/>
        <w:spacing w:before="240" w:after="240" w:line="259" w:lineRule="auto"/>
        <w:jc w:val="both"/>
        <w:rPr>
          <w:rFonts w:ascii="Roboto" w:eastAsia="Roboto" w:hAnsi="Roboto" w:cs="Roboto"/>
          <w:sz w:val="24"/>
          <w:szCs w:val="24"/>
        </w:rPr>
      </w:pPr>
      <w:r w:rsidRPr="003426E6">
        <w:rPr>
          <w:rFonts w:ascii="Roboto" w:eastAsia="Cardo" w:hAnsi="Roboto" w:cs="Cardo"/>
          <w:sz w:val="24"/>
          <w:szCs w:val="24"/>
        </w:rPr>
        <w:t>La alfabetización entre las personas con discapacidad visual es otra área de preocupación. Un artículo de 2015 señala que el 25% de las personas con discapacidad en México son analfabetas. Aunque este dato no especiﬁca el porcentaje correspondiente exclusivamente a personas con discapacidad visual, sugiere una brecha educativa signiﬁcativa en esta población.</w:t>
      </w:r>
    </w:p>
    <w:p w14:paraId="1FD3A0C9" w14:textId="36BBDF7E" w:rsidR="00430BCB" w:rsidRDefault="00000000">
      <w:pPr>
        <w:widowControl w:val="0"/>
        <w:spacing w:before="240" w:after="240" w:line="259" w:lineRule="auto"/>
        <w:jc w:val="both"/>
        <w:rPr>
          <w:rFonts w:ascii="Roboto" w:eastAsia="Roboto" w:hAnsi="Roboto" w:cs="Roboto"/>
        </w:rPr>
      </w:pPr>
      <w:r w:rsidRPr="003426E6">
        <w:rPr>
          <w:rFonts w:ascii="Roboto" w:eastAsia="Cardo" w:hAnsi="Roboto" w:cs="Cardo"/>
          <w:sz w:val="24"/>
          <w:szCs w:val="24"/>
        </w:rPr>
        <w:t>Aunque existen herramientas tecnológicas para el aprendizaje, hay pocas aplicaciones educativas diseñadas especíﬁcamente para personas ciegas, una investigación evaluó la accesibilidad de recursos en línea y encontró que más del 80% de las categorías eran totalmente inaccesibles para usuarios ciegos(Dialnet, 2005). Aunque este estudio es antiguo, muestra una problemática persistente en la accesibilidad digital.</w:t>
      </w:r>
    </w:p>
    <w:p w14:paraId="3A83D3D8" w14:textId="77777777" w:rsidR="003426E6" w:rsidRPr="003426E6" w:rsidRDefault="003426E6">
      <w:pPr>
        <w:widowControl w:val="0"/>
        <w:spacing w:before="240" w:after="240" w:line="259" w:lineRule="auto"/>
        <w:jc w:val="both"/>
        <w:rPr>
          <w:rFonts w:ascii="Roboto" w:eastAsia="Roboto" w:hAnsi="Roboto" w:cs="Roboto"/>
        </w:rPr>
      </w:pPr>
    </w:p>
    <w:p w14:paraId="14CC0CDF" w14:textId="77777777" w:rsidR="00430BCB" w:rsidRPr="003426E6" w:rsidRDefault="00000000">
      <w:pPr>
        <w:pStyle w:val="Ttulo1"/>
        <w:rPr>
          <w:rFonts w:ascii="Roboto" w:eastAsia="Roboto" w:hAnsi="Roboto" w:cs="Roboto"/>
        </w:rPr>
      </w:pPr>
      <w:bookmarkStart w:id="5" w:name="_37t3fzvzy52m" w:colFirst="0" w:colLast="0"/>
      <w:bookmarkEnd w:id="5"/>
      <w:r w:rsidRPr="003426E6">
        <w:rPr>
          <w:rFonts w:ascii="Roboto" w:eastAsia="Roboto" w:hAnsi="Roboto" w:cs="Roboto"/>
        </w:rPr>
        <w:t xml:space="preserve">Nombre del Proyecto </w:t>
      </w:r>
    </w:p>
    <w:p w14:paraId="73169648" w14:textId="77777777" w:rsidR="00430BCB" w:rsidRPr="003426E6" w:rsidRDefault="00000000">
      <w:pPr>
        <w:jc w:val="center"/>
        <w:rPr>
          <w:rFonts w:ascii="Roboto" w:eastAsia="Roboto" w:hAnsi="Roboto" w:cs="Roboto"/>
        </w:rPr>
      </w:pPr>
      <w:r w:rsidRPr="003426E6">
        <w:rPr>
          <w:rFonts w:ascii="Roboto" w:eastAsia="Roboto SemiBold" w:hAnsi="Roboto" w:cs="Roboto SemiBold"/>
          <w:i/>
          <w:sz w:val="42"/>
          <w:szCs w:val="42"/>
        </w:rPr>
        <w:t>“Smart Learn”</w:t>
      </w:r>
    </w:p>
    <w:p w14:paraId="44904F1A" w14:textId="77777777" w:rsidR="00430BCB" w:rsidRPr="003426E6" w:rsidRDefault="00000000">
      <w:pPr>
        <w:pStyle w:val="Ttulo1"/>
        <w:rPr>
          <w:rFonts w:ascii="Roboto" w:eastAsia="Roboto" w:hAnsi="Roboto" w:cs="Roboto"/>
        </w:rPr>
      </w:pPr>
      <w:bookmarkStart w:id="6" w:name="_3hfn9mwn74qp" w:colFirst="0" w:colLast="0"/>
      <w:bookmarkEnd w:id="6"/>
      <w:r w:rsidRPr="003426E6">
        <w:rPr>
          <w:rFonts w:ascii="Roboto" w:eastAsia="Roboto" w:hAnsi="Roboto" w:cs="Roboto"/>
        </w:rPr>
        <w:t>Eslogan del Proyecto</w:t>
      </w:r>
    </w:p>
    <w:p w14:paraId="6F377787" w14:textId="77777777" w:rsidR="00430BCB" w:rsidRPr="003426E6" w:rsidRDefault="00430BCB">
      <w:pPr>
        <w:rPr>
          <w:rFonts w:ascii="Roboto" w:eastAsia="Roboto" w:hAnsi="Roboto" w:cs="Roboto"/>
        </w:rPr>
      </w:pPr>
    </w:p>
    <w:p w14:paraId="3DF16324" w14:textId="77777777" w:rsidR="00430BCB" w:rsidRPr="003426E6" w:rsidRDefault="00000000">
      <w:pPr>
        <w:jc w:val="center"/>
        <w:rPr>
          <w:rFonts w:ascii="Roboto" w:eastAsia="Roboto" w:hAnsi="Roboto" w:cs="Roboto"/>
        </w:rPr>
      </w:pPr>
      <w:r w:rsidRPr="003426E6">
        <w:rPr>
          <w:rFonts w:ascii="Roboto" w:eastAsia="Roboto" w:hAnsi="Roboto" w:cs="Roboto"/>
          <w:b/>
          <w:i/>
          <w:sz w:val="34"/>
          <w:szCs w:val="34"/>
        </w:rPr>
        <w:t>“Tecnología que enseña sin límites”</w:t>
      </w:r>
    </w:p>
    <w:p w14:paraId="70752189" w14:textId="77777777" w:rsidR="00430BCB" w:rsidRPr="003426E6" w:rsidRDefault="00000000">
      <w:pPr>
        <w:pStyle w:val="Ttulo1"/>
        <w:rPr>
          <w:rFonts w:ascii="Roboto" w:eastAsia="Roboto" w:hAnsi="Roboto" w:cs="Roboto"/>
        </w:rPr>
      </w:pPr>
      <w:bookmarkStart w:id="7" w:name="_wi0ro2qzptot" w:colFirst="0" w:colLast="0"/>
      <w:bookmarkEnd w:id="7"/>
      <w:r w:rsidRPr="003426E6">
        <w:rPr>
          <w:rFonts w:ascii="Roboto" w:eastAsia="Roboto" w:hAnsi="Roboto" w:cs="Roboto"/>
        </w:rPr>
        <w:lastRenderedPageBreak/>
        <w:t xml:space="preserve">Logotipo </w:t>
      </w:r>
    </w:p>
    <w:p w14:paraId="58946D38" w14:textId="77777777" w:rsidR="00430BCB" w:rsidRDefault="00000000">
      <w:pPr>
        <w:jc w:val="center"/>
        <w:rPr>
          <w:rFonts w:ascii="Roboto" w:eastAsia="Roboto" w:hAnsi="Roboto" w:cs="Roboto"/>
        </w:rPr>
      </w:pPr>
      <w:r w:rsidRPr="003426E6">
        <w:rPr>
          <w:rFonts w:ascii="Roboto" w:eastAsia="Roboto" w:hAnsi="Roboto" w:cs="Roboto"/>
          <w:noProof/>
        </w:rPr>
        <w:drawing>
          <wp:inline distT="114300" distB="114300" distL="114300" distR="114300" wp14:anchorId="0CD9BA48" wp14:editId="17CC0B37">
            <wp:extent cx="3409950" cy="263848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l="19767" t="9441" r="20764" b="8847"/>
                    <a:stretch>
                      <a:fillRect/>
                    </a:stretch>
                  </pic:blipFill>
                  <pic:spPr>
                    <a:xfrm>
                      <a:off x="0" y="0"/>
                      <a:ext cx="3409950" cy="2638481"/>
                    </a:xfrm>
                    <a:prstGeom prst="rect">
                      <a:avLst/>
                    </a:prstGeom>
                    <a:ln/>
                  </pic:spPr>
                </pic:pic>
              </a:graphicData>
            </a:graphic>
          </wp:inline>
        </w:drawing>
      </w:r>
    </w:p>
    <w:p w14:paraId="5D67A1EB" w14:textId="77777777" w:rsidR="005860CA" w:rsidRPr="003426E6" w:rsidRDefault="005860CA">
      <w:pPr>
        <w:jc w:val="center"/>
        <w:rPr>
          <w:rFonts w:ascii="Roboto" w:eastAsia="Roboto" w:hAnsi="Roboto" w:cs="Roboto"/>
        </w:rPr>
      </w:pPr>
    </w:p>
    <w:p w14:paraId="512EDF46" w14:textId="7C3D8619" w:rsidR="00430BCB" w:rsidRPr="003426E6" w:rsidRDefault="005860CA">
      <w:pPr>
        <w:pStyle w:val="Ttulo3"/>
        <w:spacing w:before="0"/>
        <w:rPr>
          <w:rFonts w:ascii="Roboto" w:hAnsi="Roboto"/>
        </w:rPr>
      </w:pPr>
      <w:bookmarkStart w:id="8" w:name="_qh4armtx6lyu" w:colFirst="0" w:colLast="0"/>
      <w:bookmarkEnd w:id="8"/>
      <w:r>
        <w:rPr>
          <w:rFonts w:ascii="Roboto" w:hAnsi="Roboto"/>
        </w:rPr>
        <w:t>D</w:t>
      </w:r>
      <w:r w:rsidR="00000000" w:rsidRPr="003426E6">
        <w:rPr>
          <w:rFonts w:ascii="Roboto" w:hAnsi="Roboto"/>
        </w:rPr>
        <w:t>escripción de elementos:</w:t>
      </w:r>
    </w:p>
    <w:p w14:paraId="0E3869C8" w14:textId="77777777" w:rsidR="00430BCB" w:rsidRPr="003426E6" w:rsidRDefault="00000000">
      <w:pPr>
        <w:rPr>
          <w:rFonts w:ascii="Roboto" w:eastAsia="Roboto" w:hAnsi="Roboto" w:cs="Roboto"/>
        </w:rPr>
      </w:pPr>
      <w:r w:rsidRPr="003426E6">
        <w:rPr>
          <w:rFonts w:ascii="Roboto" w:eastAsia="Roboto" w:hAnsi="Roboto" w:cs="Roboto"/>
        </w:rPr>
        <w:t>Del lado izquierdo un libro abierto con letras en braille que tiene las iniciales de la empresa CyberPath. Del lado derecho un ojo que dentro también tiene letras en braille, que representan los nombres de los desarrolladores del proyecto.</w:t>
      </w:r>
    </w:p>
    <w:p w14:paraId="253EDFF8" w14:textId="77777777" w:rsidR="00430BCB" w:rsidRPr="003426E6" w:rsidRDefault="00000000">
      <w:pPr>
        <w:rPr>
          <w:rFonts w:ascii="Roboto" w:eastAsia="Roboto" w:hAnsi="Roboto" w:cs="Roboto"/>
        </w:rPr>
      </w:pPr>
      <w:r w:rsidRPr="003426E6">
        <w:rPr>
          <w:rFonts w:ascii="Roboto" w:eastAsia="Roboto" w:hAnsi="Roboto" w:cs="Roboto"/>
        </w:rPr>
        <w:t>Debajo, el nombre del producto con una tipografía sencilla que representa modernidad, innovación e inclusión.</w:t>
      </w:r>
    </w:p>
    <w:p w14:paraId="7822FD6A" w14:textId="77777777" w:rsidR="00430BCB" w:rsidRPr="003426E6" w:rsidRDefault="00000000">
      <w:pPr>
        <w:rPr>
          <w:rFonts w:ascii="Roboto" w:eastAsia="Roboto" w:hAnsi="Roboto" w:cs="Roboto"/>
        </w:rPr>
      </w:pPr>
      <w:r w:rsidRPr="003426E6">
        <w:rPr>
          <w:rFonts w:ascii="Roboto" w:eastAsia="Roboto" w:hAnsi="Roboto" w:cs="Roboto"/>
        </w:rPr>
        <w:t>El color azul oscuro representa confianza y tecnología, el blanco en el fondo representa claridad y accesibilidad.</w:t>
      </w:r>
    </w:p>
    <w:p w14:paraId="7160C0EB" w14:textId="77777777" w:rsidR="00430BCB" w:rsidRPr="003426E6" w:rsidRDefault="00430BCB">
      <w:pPr>
        <w:rPr>
          <w:rFonts w:ascii="Roboto" w:eastAsia="Roboto" w:hAnsi="Roboto" w:cs="Roboto"/>
        </w:rPr>
      </w:pPr>
    </w:p>
    <w:p w14:paraId="27D5E97D" w14:textId="77777777" w:rsidR="00430BCB" w:rsidRPr="003426E6" w:rsidRDefault="00430BCB">
      <w:pPr>
        <w:rPr>
          <w:rFonts w:ascii="Roboto" w:eastAsia="Roboto" w:hAnsi="Roboto" w:cs="Roboto"/>
        </w:rPr>
      </w:pPr>
    </w:p>
    <w:p w14:paraId="546B2C76" w14:textId="77777777" w:rsidR="00430BCB" w:rsidRPr="003426E6" w:rsidRDefault="00000000">
      <w:pPr>
        <w:pStyle w:val="Ttulo1"/>
        <w:rPr>
          <w:rFonts w:ascii="Roboto" w:eastAsia="Roboto" w:hAnsi="Roboto" w:cs="Roboto"/>
        </w:rPr>
      </w:pPr>
      <w:bookmarkStart w:id="9" w:name="_46ilgajo9i9v" w:colFirst="0" w:colLast="0"/>
      <w:bookmarkEnd w:id="9"/>
      <w:r w:rsidRPr="003426E6">
        <w:rPr>
          <w:rFonts w:ascii="Roboto" w:eastAsia="Roboto" w:hAnsi="Roboto" w:cs="Roboto"/>
        </w:rPr>
        <w:t>Misión del Proyecto</w:t>
      </w:r>
    </w:p>
    <w:p w14:paraId="2E9592B8" w14:textId="77777777" w:rsidR="00430BCB" w:rsidRPr="003426E6" w:rsidRDefault="00000000">
      <w:pPr>
        <w:widowControl w:val="0"/>
        <w:spacing w:before="182" w:line="259" w:lineRule="auto"/>
        <w:ind w:left="1440" w:right="1686"/>
        <w:jc w:val="both"/>
        <w:rPr>
          <w:rFonts w:ascii="Roboto" w:eastAsia="Roboto" w:hAnsi="Roboto" w:cs="Roboto"/>
        </w:rPr>
      </w:pPr>
      <w:r w:rsidRPr="003426E6">
        <w:rPr>
          <w:rFonts w:ascii="Roboto" w:eastAsia="Roboto" w:hAnsi="Roboto" w:cs="Roboto"/>
          <w:i/>
          <w:sz w:val="24"/>
          <w:szCs w:val="24"/>
        </w:rPr>
        <w:t>“Desarrollar una herramienta de software accesible y de alta calidad para el aprendizaje de personas con discapacidad visual.”</w:t>
      </w:r>
    </w:p>
    <w:p w14:paraId="3B2A6D3E" w14:textId="77777777" w:rsidR="00430BCB" w:rsidRPr="003426E6" w:rsidRDefault="00000000">
      <w:pPr>
        <w:pStyle w:val="Ttulo1"/>
        <w:rPr>
          <w:rFonts w:ascii="Roboto" w:eastAsia="Roboto" w:hAnsi="Roboto" w:cs="Roboto"/>
        </w:rPr>
      </w:pPr>
      <w:bookmarkStart w:id="10" w:name="_mkniywv1xzt8" w:colFirst="0" w:colLast="0"/>
      <w:bookmarkEnd w:id="10"/>
      <w:r w:rsidRPr="003426E6">
        <w:rPr>
          <w:rFonts w:ascii="Roboto" w:hAnsi="Roboto"/>
        </w:rPr>
        <w:br w:type="page"/>
      </w:r>
    </w:p>
    <w:p w14:paraId="65ADB98A" w14:textId="77777777" w:rsidR="00430BCB" w:rsidRPr="003426E6" w:rsidRDefault="00000000">
      <w:pPr>
        <w:pStyle w:val="Ttulo1"/>
        <w:rPr>
          <w:rFonts w:ascii="Roboto" w:eastAsia="Roboto" w:hAnsi="Roboto" w:cs="Roboto"/>
        </w:rPr>
      </w:pPr>
      <w:bookmarkStart w:id="11" w:name="_dcru7xotioem" w:colFirst="0" w:colLast="0"/>
      <w:bookmarkEnd w:id="11"/>
      <w:r w:rsidRPr="003426E6">
        <w:rPr>
          <w:rFonts w:ascii="Roboto" w:eastAsia="Roboto" w:hAnsi="Roboto" w:cs="Roboto"/>
        </w:rPr>
        <w:lastRenderedPageBreak/>
        <w:t>Visión del Proyecto</w:t>
      </w:r>
    </w:p>
    <w:p w14:paraId="54B3D10D" w14:textId="77777777" w:rsidR="00430BCB" w:rsidRPr="003426E6" w:rsidRDefault="00000000">
      <w:pPr>
        <w:widowControl w:val="0"/>
        <w:spacing w:before="182" w:line="259" w:lineRule="auto"/>
        <w:ind w:left="1440" w:right="1611"/>
        <w:jc w:val="both"/>
        <w:rPr>
          <w:rFonts w:ascii="Roboto" w:eastAsia="Roboto" w:hAnsi="Roboto" w:cs="Roboto"/>
        </w:rPr>
      </w:pPr>
      <w:r w:rsidRPr="003426E6">
        <w:rPr>
          <w:rFonts w:ascii="Roboto" w:eastAsia="Roboto" w:hAnsi="Roboto" w:cs="Roboto"/>
          <w:i/>
          <w:sz w:val="24"/>
          <w:szCs w:val="24"/>
        </w:rPr>
        <w:t>“Ser un software innovador, ampliamente usado tanto por personas con discapacidad visual como por usuarios comunes, siendo un software capaz de optimizar el proceso de aprendizaje, promoviendo el acceso a la educación, impulsando una mejora en la calidad de educación.”</w:t>
      </w:r>
    </w:p>
    <w:p w14:paraId="1167CB79" w14:textId="77777777" w:rsidR="00430BCB" w:rsidRPr="003426E6" w:rsidRDefault="00000000">
      <w:pPr>
        <w:pStyle w:val="Ttulo1"/>
        <w:rPr>
          <w:rFonts w:ascii="Roboto" w:eastAsia="Roboto" w:hAnsi="Roboto" w:cs="Roboto"/>
        </w:rPr>
      </w:pPr>
      <w:bookmarkStart w:id="12" w:name="_u71blsabmulm" w:colFirst="0" w:colLast="0"/>
      <w:bookmarkEnd w:id="12"/>
      <w:r w:rsidRPr="003426E6">
        <w:rPr>
          <w:rFonts w:ascii="Roboto" w:eastAsia="Roboto" w:hAnsi="Roboto" w:cs="Roboto"/>
        </w:rPr>
        <w:t>Objetivos del Proyecto</w:t>
      </w:r>
    </w:p>
    <w:p w14:paraId="55F59C13" w14:textId="77777777" w:rsidR="00430BCB" w:rsidRPr="003426E6" w:rsidRDefault="00000000">
      <w:pPr>
        <w:pStyle w:val="Ttulo2"/>
        <w:rPr>
          <w:rFonts w:ascii="Roboto" w:eastAsia="Roboto" w:hAnsi="Roboto" w:cs="Roboto"/>
        </w:rPr>
      </w:pPr>
      <w:bookmarkStart w:id="13" w:name="_bxlon1s2sn9t" w:colFirst="0" w:colLast="0"/>
      <w:bookmarkEnd w:id="13"/>
      <w:r w:rsidRPr="003426E6">
        <w:rPr>
          <w:rFonts w:ascii="Roboto" w:eastAsia="Roboto" w:hAnsi="Roboto" w:cs="Roboto"/>
        </w:rPr>
        <w:t>Objetivos generales</w:t>
      </w:r>
    </w:p>
    <w:p w14:paraId="4A716ACE" w14:textId="77777777" w:rsidR="00430BCB" w:rsidRPr="003426E6" w:rsidRDefault="00000000">
      <w:pPr>
        <w:numPr>
          <w:ilvl w:val="0"/>
          <w:numId w:val="1"/>
        </w:numPr>
        <w:rPr>
          <w:rFonts w:ascii="Roboto" w:eastAsia="Roboto" w:hAnsi="Roboto" w:cs="Roboto"/>
          <w:sz w:val="24"/>
          <w:szCs w:val="24"/>
        </w:rPr>
      </w:pPr>
      <w:r w:rsidRPr="003426E6">
        <w:rPr>
          <w:rFonts w:ascii="Roboto" w:eastAsia="Roboto" w:hAnsi="Roboto" w:cs="Roboto"/>
          <w:sz w:val="24"/>
          <w:szCs w:val="24"/>
        </w:rPr>
        <w:t>Desarrollar una aplicación educativa para 2025 que optimice el aprendizaje de los estudiantes, proporcionando una experiencia cómoda y personalizada que permita a cada usuario aprender a su propio ritmo.</w:t>
      </w:r>
    </w:p>
    <w:p w14:paraId="7C1B3BDF" w14:textId="77777777" w:rsidR="00430BCB" w:rsidRPr="003426E6" w:rsidRDefault="00430BCB">
      <w:pPr>
        <w:ind w:left="720"/>
        <w:rPr>
          <w:rFonts w:ascii="Roboto" w:eastAsia="Roboto" w:hAnsi="Roboto" w:cs="Roboto"/>
          <w:sz w:val="24"/>
          <w:szCs w:val="24"/>
        </w:rPr>
      </w:pPr>
    </w:p>
    <w:p w14:paraId="3BD4CE73" w14:textId="77777777" w:rsidR="00430BCB" w:rsidRPr="003426E6" w:rsidRDefault="00000000">
      <w:pPr>
        <w:numPr>
          <w:ilvl w:val="0"/>
          <w:numId w:val="1"/>
        </w:numPr>
        <w:rPr>
          <w:rFonts w:ascii="Roboto" w:eastAsia="Roboto" w:hAnsi="Roboto" w:cs="Roboto"/>
          <w:sz w:val="24"/>
          <w:szCs w:val="24"/>
        </w:rPr>
      </w:pPr>
      <w:r w:rsidRPr="003426E6">
        <w:rPr>
          <w:rFonts w:ascii="Roboto" w:eastAsia="Roboto" w:hAnsi="Roboto" w:cs="Roboto"/>
          <w:sz w:val="24"/>
          <w:szCs w:val="24"/>
        </w:rPr>
        <w:t>Lograr un crecimiento anual del 50% en la taza de usuarios durante los primeros 3 años del proyecto, manteniendo un crecimiento en este ámbito del 10% en la posterioridad</w:t>
      </w:r>
    </w:p>
    <w:p w14:paraId="6E00F61B" w14:textId="77777777" w:rsidR="00430BCB" w:rsidRPr="003426E6" w:rsidRDefault="00000000">
      <w:pPr>
        <w:pStyle w:val="Ttulo2"/>
        <w:rPr>
          <w:rFonts w:ascii="Roboto" w:eastAsia="Roboto" w:hAnsi="Roboto" w:cs="Roboto"/>
        </w:rPr>
      </w:pPr>
      <w:bookmarkStart w:id="14" w:name="_crtfh2ms2oft" w:colFirst="0" w:colLast="0"/>
      <w:bookmarkEnd w:id="14"/>
      <w:r w:rsidRPr="003426E6">
        <w:rPr>
          <w:rFonts w:ascii="Roboto" w:eastAsia="Cardo" w:hAnsi="Roboto" w:cs="Cardo"/>
        </w:rPr>
        <w:t>Objetivos especíﬁcos</w:t>
      </w:r>
    </w:p>
    <w:p w14:paraId="35EE4BF7" w14:textId="77777777" w:rsidR="00430BCB" w:rsidRPr="003426E6" w:rsidRDefault="00000000">
      <w:pPr>
        <w:numPr>
          <w:ilvl w:val="0"/>
          <w:numId w:val="3"/>
        </w:numPr>
        <w:rPr>
          <w:rFonts w:ascii="Roboto" w:eastAsia="Roboto" w:hAnsi="Roboto" w:cs="Roboto"/>
          <w:sz w:val="24"/>
          <w:szCs w:val="24"/>
        </w:rPr>
      </w:pPr>
      <w:r w:rsidRPr="003426E6">
        <w:rPr>
          <w:rFonts w:ascii="Roboto" w:eastAsia="Roboto" w:hAnsi="Roboto" w:cs="Roboto"/>
          <w:sz w:val="24"/>
          <w:szCs w:val="24"/>
        </w:rPr>
        <w:t>Interfaz de Usuario: Diseñar una interfaz de usuario intuitiva y atractiva que facilite la navegación y el acceso a los recursos educativos, con un prototipo funcional listo</w:t>
      </w:r>
    </w:p>
    <w:p w14:paraId="11E51AC6" w14:textId="77777777" w:rsidR="00430BCB" w:rsidRPr="003426E6" w:rsidRDefault="00000000">
      <w:pPr>
        <w:ind w:left="720"/>
        <w:rPr>
          <w:rFonts w:ascii="Roboto" w:eastAsia="Roboto" w:hAnsi="Roboto" w:cs="Roboto"/>
          <w:sz w:val="24"/>
          <w:szCs w:val="24"/>
        </w:rPr>
      </w:pPr>
      <w:r w:rsidRPr="003426E6">
        <w:rPr>
          <w:rFonts w:ascii="Roboto" w:eastAsia="Roboto" w:hAnsi="Roboto" w:cs="Roboto"/>
          <w:sz w:val="24"/>
          <w:szCs w:val="24"/>
        </w:rPr>
        <w:t>para pruebas de usuario en el segundo semestre de 2025.</w:t>
      </w:r>
    </w:p>
    <w:p w14:paraId="1D40E1D1" w14:textId="77777777" w:rsidR="00430BCB" w:rsidRPr="003426E6" w:rsidRDefault="00430BCB">
      <w:pPr>
        <w:ind w:left="720"/>
        <w:rPr>
          <w:rFonts w:ascii="Roboto" w:eastAsia="Roboto" w:hAnsi="Roboto" w:cs="Roboto"/>
          <w:sz w:val="24"/>
          <w:szCs w:val="24"/>
        </w:rPr>
      </w:pPr>
    </w:p>
    <w:p w14:paraId="5D23D821" w14:textId="77777777" w:rsidR="00430BCB" w:rsidRPr="003426E6" w:rsidRDefault="00000000">
      <w:pPr>
        <w:numPr>
          <w:ilvl w:val="0"/>
          <w:numId w:val="3"/>
        </w:numPr>
        <w:rPr>
          <w:rFonts w:ascii="Roboto" w:eastAsia="Roboto" w:hAnsi="Roboto" w:cs="Roboto"/>
          <w:sz w:val="24"/>
          <w:szCs w:val="24"/>
        </w:rPr>
      </w:pPr>
      <w:r w:rsidRPr="003426E6">
        <w:rPr>
          <w:rFonts w:ascii="Roboto" w:eastAsia="Roboto" w:hAnsi="Roboto" w:cs="Roboto"/>
          <w:sz w:val="24"/>
          <w:szCs w:val="24"/>
        </w:rPr>
        <w:t>Evaluación y Retroalimentación: Desarrollar herramientas de evaluación y retroalimentación que permitan a los usuarios medir su progreso y recibir recomendaciones de mejora continua, con un sistema piloto operativo para diciembre de 2025.</w:t>
      </w:r>
    </w:p>
    <w:p w14:paraId="43275596" w14:textId="77777777" w:rsidR="00430BCB" w:rsidRPr="003426E6" w:rsidRDefault="00430BCB">
      <w:pPr>
        <w:ind w:left="720"/>
        <w:rPr>
          <w:rFonts w:ascii="Roboto" w:eastAsia="Roboto" w:hAnsi="Roboto" w:cs="Roboto"/>
          <w:sz w:val="24"/>
          <w:szCs w:val="24"/>
        </w:rPr>
      </w:pPr>
    </w:p>
    <w:p w14:paraId="570B2F09" w14:textId="77777777" w:rsidR="00430BCB" w:rsidRPr="003426E6" w:rsidRDefault="00000000">
      <w:pPr>
        <w:numPr>
          <w:ilvl w:val="0"/>
          <w:numId w:val="3"/>
        </w:numPr>
        <w:rPr>
          <w:rFonts w:ascii="Roboto" w:eastAsia="Roboto" w:hAnsi="Roboto" w:cs="Roboto"/>
          <w:sz w:val="24"/>
          <w:szCs w:val="24"/>
        </w:rPr>
      </w:pPr>
      <w:r w:rsidRPr="003426E6">
        <w:rPr>
          <w:rFonts w:ascii="Roboto" w:eastAsia="Roboto" w:hAnsi="Roboto" w:cs="Roboto"/>
          <w:sz w:val="24"/>
          <w:szCs w:val="24"/>
        </w:rPr>
        <w:t>Página web: Implementar una página web capaz de gestionar altas y bajas de manera hábil para diciembre de 2025.</w:t>
      </w:r>
    </w:p>
    <w:p w14:paraId="63185A6A" w14:textId="77777777" w:rsidR="00430BCB" w:rsidRPr="003426E6" w:rsidRDefault="00430BCB">
      <w:pPr>
        <w:rPr>
          <w:rFonts w:ascii="Roboto" w:eastAsia="Roboto" w:hAnsi="Roboto" w:cs="Roboto"/>
        </w:rPr>
      </w:pPr>
    </w:p>
    <w:p w14:paraId="38516ECC" w14:textId="77777777" w:rsidR="00430BCB" w:rsidRPr="003426E6" w:rsidRDefault="00000000">
      <w:pPr>
        <w:pStyle w:val="Ttulo1"/>
        <w:rPr>
          <w:rFonts w:ascii="Roboto" w:eastAsia="Roboto" w:hAnsi="Roboto" w:cs="Roboto"/>
        </w:rPr>
      </w:pPr>
      <w:bookmarkStart w:id="15" w:name="_cxwk8ufgh9ck" w:colFirst="0" w:colLast="0"/>
      <w:bookmarkEnd w:id="15"/>
      <w:r w:rsidRPr="003426E6">
        <w:rPr>
          <w:rFonts w:ascii="Roboto" w:eastAsia="Roboto" w:hAnsi="Roboto" w:cs="Roboto"/>
        </w:rPr>
        <w:lastRenderedPageBreak/>
        <w:t xml:space="preserve">Requerimientos del Proyecto </w:t>
      </w:r>
    </w:p>
    <w:p w14:paraId="27145D3B" w14:textId="77777777" w:rsidR="00430BCB" w:rsidRPr="003426E6" w:rsidRDefault="00000000">
      <w:pPr>
        <w:pStyle w:val="Ttulo2"/>
        <w:rPr>
          <w:rFonts w:ascii="Roboto" w:eastAsia="Roboto" w:hAnsi="Roboto" w:cs="Roboto"/>
        </w:rPr>
      </w:pPr>
      <w:bookmarkStart w:id="16" w:name="_me7524c53mwx" w:colFirst="0" w:colLast="0"/>
      <w:bookmarkEnd w:id="16"/>
      <w:r w:rsidRPr="003426E6">
        <w:rPr>
          <w:rFonts w:ascii="Roboto" w:eastAsia="Roboto" w:hAnsi="Roboto" w:cs="Roboto"/>
        </w:rPr>
        <w:t>Requerimientos Funcionales</w:t>
      </w:r>
    </w:p>
    <w:p w14:paraId="53496119" w14:textId="77777777" w:rsidR="00430BCB" w:rsidRPr="003426E6" w:rsidRDefault="00000000">
      <w:pPr>
        <w:numPr>
          <w:ilvl w:val="0"/>
          <w:numId w:val="6"/>
        </w:numPr>
        <w:spacing w:before="240"/>
        <w:rPr>
          <w:rFonts w:ascii="Roboto" w:eastAsia="Roboto" w:hAnsi="Roboto" w:cs="Roboto"/>
          <w:sz w:val="24"/>
          <w:szCs w:val="24"/>
        </w:rPr>
      </w:pPr>
      <w:r w:rsidRPr="003426E6">
        <w:rPr>
          <w:rFonts w:ascii="Roboto" w:eastAsia="Roboto" w:hAnsi="Roboto" w:cs="Roboto"/>
          <w:sz w:val="24"/>
          <w:szCs w:val="24"/>
        </w:rPr>
        <w:t>El sistema debe permitir a los estudiantes registrarse e iniciar sesión desde la aplicación móvil.</w:t>
      </w:r>
      <w:r w:rsidRPr="003426E6">
        <w:rPr>
          <w:rFonts w:ascii="Roboto" w:eastAsia="Roboto" w:hAnsi="Roboto" w:cs="Roboto"/>
          <w:sz w:val="24"/>
          <w:szCs w:val="24"/>
        </w:rPr>
        <w:br/>
      </w:r>
    </w:p>
    <w:p w14:paraId="411ECC8E" w14:textId="77777777" w:rsidR="00430BCB" w:rsidRPr="003426E6" w:rsidRDefault="00000000">
      <w:pPr>
        <w:numPr>
          <w:ilvl w:val="0"/>
          <w:numId w:val="6"/>
        </w:numPr>
        <w:rPr>
          <w:rFonts w:ascii="Roboto" w:eastAsia="Roboto" w:hAnsi="Roboto" w:cs="Roboto"/>
          <w:sz w:val="24"/>
          <w:szCs w:val="24"/>
        </w:rPr>
      </w:pPr>
      <w:r w:rsidRPr="003426E6">
        <w:rPr>
          <w:rFonts w:ascii="Roboto" w:eastAsia="Roboto" w:hAnsi="Roboto" w:cs="Roboto"/>
          <w:sz w:val="24"/>
          <w:szCs w:val="24"/>
        </w:rPr>
        <w:t xml:space="preserve">El sistema debe permitir a los administradores iniciar sesión en la </w:t>
      </w:r>
      <w:ins w:id="17" w:author="Pelcastre Cruz David Emiliano" w:date="2025-10-06T20:23:00Z">
        <w:r w:rsidRPr="003426E6">
          <w:rPr>
            <w:rFonts w:ascii="Roboto" w:eastAsia="Roboto" w:hAnsi="Roboto" w:cs="Roboto"/>
            <w:sz w:val="24"/>
            <w:szCs w:val="24"/>
          </w:rPr>
          <w:t xml:space="preserve">aplicación </w:t>
        </w:r>
      </w:ins>
      <w:del w:id="18" w:author="Pelcastre Cruz David Emiliano" w:date="2025-10-06T20:23:00Z">
        <w:r w:rsidRPr="003426E6">
          <w:rPr>
            <w:rFonts w:ascii="Roboto" w:eastAsia="Roboto" w:hAnsi="Roboto" w:cs="Roboto"/>
            <w:sz w:val="24"/>
            <w:szCs w:val="24"/>
          </w:rPr>
          <w:delText xml:space="preserve">página web </w:delText>
        </w:r>
      </w:del>
      <w:ins w:id="19" w:author="Pelcastre Cruz David Emiliano" w:date="2025-10-06T20:23:00Z">
        <w:r w:rsidRPr="003426E6">
          <w:rPr>
            <w:rFonts w:ascii="Roboto" w:eastAsia="Roboto" w:hAnsi="Roboto" w:cs="Roboto"/>
            <w:sz w:val="24"/>
            <w:szCs w:val="24"/>
          </w:rPr>
          <w:t xml:space="preserve"> </w:t>
        </w:r>
      </w:ins>
      <w:r w:rsidRPr="003426E6">
        <w:rPr>
          <w:rFonts w:ascii="Roboto" w:eastAsia="Roboto" w:hAnsi="Roboto" w:cs="Roboto"/>
          <w:sz w:val="24"/>
          <w:szCs w:val="24"/>
        </w:rPr>
        <w:t>con autenticación segura.</w:t>
      </w:r>
      <w:r w:rsidRPr="003426E6">
        <w:rPr>
          <w:rFonts w:ascii="Roboto" w:eastAsia="Roboto" w:hAnsi="Roboto" w:cs="Roboto"/>
          <w:sz w:val="24"/>
          <w:szCs w:val="24"/>
        </w:rPr>
        <w:br/>
      </w:r>
    </w:p>
    <w:p w14:paraId="559A4092" w14:textId="77777777" w:rsidR="00430BCB" w:rsidRPr="003426E6" w:rsidRDefault="00000000">
      <w:pPr>
        <w:numPr>
          <w:ilvl w:val="0"/>
          <w:numId w:val="6"/>
        </w:numPr>
        <w:rPr>
          <w:rFonts w:ascii="Roboto" w:eastAsia="Roboto" w:hAnsi="Roboto" w:cs="Roboto"/>
          <w:sz w:val="24"/>
          <w:szCs w:val="24"/>
        </w:rPr>
      </w:pPr>
      <w:r w:rsidRPr="003426E6">
        <w:rPr>
          <w:rFonts w:ascii="Roboto" w:eastAsia="Roboto" w:hAnsi="Roboto" w:cs="Roboto"/>
          <w:sz w:val="24"/>
          <w:szCs w:val="24"/>
        </w:rPr>
        <w:t>El sistema debe permitir a los administradores y profesores crear, editar y eliminar contenidos educativos (teoría, ejercicios, cuestionarios).</w:t>
      </w:r>
      <w:r w:rsidRPr="003426E6">
        <w:rPr>
          <w:rFonts w:ascii="Roboto" w:eastAsia="Roboto" w:hAnsi="Roboto" w:cs="Roboto"/>
          <w:sz w:val="24"/>
          <w:szCs w:val="24"/>
        </w:rPr>
        <w:br/>
      </w:r>
    </w:p>
    <w:p w14:paraId="19AC0AD7" w14:textId="77777777" w:rsidR="00430BCB" w:rsidRPr="003426E6" w:rsidRDefault="00000000">
      <w:pPr>
        <w:numPr>
          <w:ilvl w:val="0"/>
          <w:numId w:val="6"/>
        </w:numPr>
        <w:rPr>
          <w:rFonts w:ascii="Roboto" w:eastAsia="Roboto" w:hAnsi="Roboto" w:cs="Roboto"/>
          <w:sz w:val="24"/>
          <w:szCs w:val="24"/>
        </w:rPr>
      </w:pPr>
      <w:r w:rsidRPr="003426E6">
        <w:rPr>
          <w:rFonts w:ascii="Roboto" w:eastAsia="Roboto" w:hAnsi="Roboto" w:cs="Roboto"/>
          <w:sz w:val="24"/>
          <w:szCs w:val="24"/>
        </w:rPr>
        <w:t>El sistema debe permitir a los estudiantes visualizar el contenido disponible según su nivel académico.</w:t>
      </w:r>
      <w:r w:rsidRPr="003426E6">
        <w:rPr>
          <w:rFonts w:ascii="Roboto" w:eastAsia="Roboto" w:hAnsi="Roboto" w:cs="Roboto"/>
          <w:sz w:val="24"/>
          <w:szCs w:val="24"/>
        </w:rPr>
        <w:br/>
      </w:r>
    </w:p>
    <w:p w14:paraId="78289FDC" w14:textId="77777777" w:rsidR="00430BCB" w:rsidRPr="003426E6" w:rsidRDefault="00000000">
      <w:pPr>
        <w:numPr>
          <w:ilvl w:val="0"/>
          <w:numId w:val="6"/>
        </w:numPr>
        <w:rPr>
          <w:rFonts w:ascii="Roboto" w:eastAsia="Roboto" w:hAnsi="Roboto" w:cs="Roboto"/>
          <w:sz w:val="24"/>
          <w:szCs w:val="24"/>
        </w:rPr>
      </w:pPr>
      <w:r w:rsidRPr="003426E6">
        <w:rPr>
          <w:rFonts w:ascii="Roboto" w:eastAsia="Roboto" w:hAnsi="Roboto" w:cs="Roboto"/>
          <w:sz w:val="24"/>
          <w:szCs w:val="24"/>
        </w:rPr>
        <w:t>El sistema debe permitir a los estudiantes hacer el material disponible fuera de línea (offline).</w:t>
      </w:r>
      <w:r w:rsidRPr="003426E6">
        <w:rPr>
          <w:rFonts w:ascii="Roboto" w:eastAsia="Roboto" w:hAnsi="Roboto" w:cs="Roboto"/>
          <w:sz w:val="24"/>
          <w:szCs w:val="24"/>
        </w:rPr>
        <w:br/>
      </w:r>
    </w:p>
    <w:p w14:paraId="4989BF3F" w14:textId="77777777" w:rsidR="00430BCB" w:rsidRPr="003426E6" w:rsidRDefault="00000000">
      <w:pPr>
        <w:numPr>
          <w:ilvl w:val="0"/>
          <w:numId w:val="6"/>
        </w:numPr>
        <w:rPr>
          <w:rFonts w:ascii="Roboto" w:eastAsia="Roboto" w:hAnsi="Roboto" w:cs="Roboto"/>
          <w:sz w:val="24"/>
          <w:szCs w:val="24"/>
        </w:rPr>
      </w:pPr>
      <w:r w:rsidRPr="003426E6">
        <w:rPr>
          <w:rFonts w:ascii="Roboto" w:eastAsia="Roboto" w:hAnsi="Roboto" w:cs="Roboto"/>
          <w:sz w:val="24"/>
          <w:szCs w:val="24"/>
        </w:rPr>
        <w:t>El sistema debe mostrar evaluaciones interactivas y registrar automáticamente las respuestas de los estudiantes.</w:t>
      </w:r>
      <w:r w:rsidRPr="003426E6">
        <w:rPr>
          <w:rFonts w:ascii="Roboto" w:eastAsia="Roboto" w:hAnsi="Roboto" w:cs="Roboto"/>
          <w:sz w:val="24"/>
          <w:szCs w:val="24"/>
        </w:rPr>
        <w:br/>
      </w:r>
    </w:p>
    <w:p w14:paraId="447AA555" w14:textId="77777777" w:rsidR="00430BCB" w:rsidRPr="003426E6" w:rsidRDefault="00000000">
      <w:pPr>
        <w:numPr>
          <w:ilvl w:val="0"/>
          <w:numId w:val="6"/>
        </w:numPr>
        <w:rPr>
          <w:rFonts w:ascii="Roboto" w:eastAsia="Roboto" w:hAnsi="Roboto" w:cs="Roboto"/>
          <w:sz w:val="24"/>
          <w:szCs w:val="24"/>
        </w:rPr>
      </w:pPr>
      <w:r w:rsidRPr="003426E6">
        <w:rPr>
          <w:rFonts w:ascii="Roboto" w:eastAsia="Roboto" w:hAnsi="Roboto" w:cs="Roboto"/>
          <w:sz w:val="24"/>
          <w:szCs w:val="24"/>
        </w:rPr>
        <w:t>El sistema debe permitir enviar notificaciones (push o correo) sobre nuevas lecciones, recordatorios o actualizaciones.</w:t>
      </w:r>
      <w:r w:rsidRPr="003426E6">
        <w:rPr>
          <w:rFonts w:ascii="Roboto" w:eastAsia="Roboto" w:hAnsi="Roboto" w:cs="Roboto"/>
          <w:sz w:val="24"/>
          <w:szCs w:val="24"/>
        </w:rPr>
        <w:br/>
      </w:r>
    </w:p>
    <w:p w14:paraId="302598BA" w14:textId="77777777" w:rsidR="00430BCB" w:rsidRPr="003426E6" w:rsidRDefault="00000000">
      <w:pPr>
        <w:numPr>
          <w:ilvl w:val="0"/>
          <w:numId w:val="6"/>
        </w:numPr>
        <w:rPr>
          <w:rFonts w:ascii="Roboto" w:eastAsia="Roboto" w:hAnsi="Roboto" w:cs="Roboto"/>
          <w:sz w:val="24"/>
          <w:szCs w:val="24"/>
        </w:rPr>
      </w:pPr>
      <w:r w:rsidRPr="003426E6">
        <w:rPr>
          <w:rFonts w:ascii="Roboto" w:eastAsia="Roboto" w:hAnsi="Roboto" w:cs="Roboto"/>
          <w:sz w:val="24"/>
          <w:szCs w:val="24"/>
        </w:rPr>
        <w:t>El sistema debe generar reportes de avance académico de los estudiantes (para uso de los administradores).</w:t>
      </w:r>
      <w:r w:rsidRPr="003426E6">
        <w:rPr>
          <w:rFonts w:ascii="Roboto" w:eastAsia="Roboto" w:hAnsi="Roboto" w:cs="Roboto"/>
          <w:sz w:val="24"/>
          <w:szCs w:val="24"/>
        </w:rPr>
        <w:br/>
      </w:r>
    </w:p>
    <w:p w14:paraId="2D60F229" w14:textId="77777777" w:rsidR="00430BCB" w:rsidRPr="003426E6" w:rsidRDefault="00000000">
      <w:pPr>
        <w:numPr>
          <w:ilvl w:val="0"/>
          <w:numId w:val="6"/>
        </w:numPr>
        <w:rPr>
          <w:rFonts w:ascii="Roboto" w:eastAsia="Roboto" w:hAnsi="Roboto" w:cs="Roboto"/>
          <w:sz w:val="24"/>
          <w:szCs w:val="24"/>
        </w:rPr>
      </w:pPr>
      <w:r w:rsidRPr="003426E6">
        <w:rPr>
          <w:rFonts w:ascii="Roboto" w:eastAsia="Roboto" w:hAnsi="Roboto" w:cs="Roboto"/>
          <w:sz w:val="24"/>
          <w:szCs w:val="24"/>
        </w:rPr>
        <w:t>El sistema debe permitir a los estudiantes calificar el contenido (retroalimentación) para mejorar la calidad del material.</w:t>
      </w:r>
      <w:r w:rsidRPr="003426E6">
        <w:rPr>
          <w:rFonts w:ascii="Roboto" w:eastAsia="Roboto" w:hAnsi="Roboto" w:cs="Roboto"/>
          <w:sz w:val="24"/>
          <w:szCs w:val="24"/>
        </w:rPr>
        <w:br/>
      </w:r>
    </w:p>
    <w:p w14:paraId="7B36D985" w14:textId="77777777" w:rsidR="00430BCB" w:rsidRPr="003426E6" w:rsidRDefault="00000000">
      <w:pPr>
        <w:numPr>
          <w:ilvl w:val="0"/>
          <w:numId w:val="6"/>
        </w:numPr>
        <w:spacing w:after="240"/>
        <w:rPr>
          <w:rFonts w:ascii="Roboto" w:eastAsia="Roboto" w:hAnsi="Roboto" w:cs="Roboto"/>
          <w:sz w:val="24"/>
          <w:szCs w:val="24"/>
        </w:rPr>
      </w:pPr>
      <w:r w:rsidRPr="003426E6">
        <w:rPr>
          <w:rFonts w:ascii="Roboto" w:eastAsia="Roboto" w:hAnsi="Roboto" w:cs="Roboto"/>
          <w:sz w:val="24"/>
          <w:szCs w:val="24"/>
        </w:rPr>
        <w:t>El sistema debe incluir un buscador de contenidos filtrado por tema, materia o nivel.</w:t>
      </w:r>
    </w:p>
    <w:p w14:paraId="0243C03A" w14:textId="77777777" w:rsidR="00430BCB" w:rsidRPr="003426E6" w:rsidRDefault="00000000">
      <w:pPr>
        <w:pStyle w:val="Ttulo2"/>
        <w:rPr>
          <w:rFonts w:ascii="Roboto" w:eastAsia="Roboto" w:hAnsi="Roboto" w:cs="Roboto"/>
        </w:rPr>
      </w:pPr>
      <w:bookmarkStart w:id="20" w:name="_w7sy13xz19a3" w:colFirst="0" w:colLast="0"/>
      <w:bookmarkEnd w:id="20"/>
      <w:r w:rsidRPr="003426E6">
        <w:rPr>
          <w:rFonts w:ascii="Roboto" w:hAnsi="Roboto"/>
        </w:rPr>
        <w:br w:type="page"/>
      </w:r>
    </w:p>
    <w:p w14:paraId="7C321CC0" w14:textId="77777777" w:rsidR="00430BCB" w:rsidRPr="003426E6" w:rsidRDefault="00000000">
      <w:pPr>
        <w:pStyle w:val="Ttulo2"/>
        <w:rPr>
          <w:rFonts w:ascii="Roboto" w:eastAsia="Roboto" w:hAnsi="Roboto" w:cs="Roboto"/>
        </w:rPr>
      </w:pPr>
      <w:bookmarkStart w:id="21" w:name="_gytz8gyj9g2f" w:colFirst="0" w:colLast="0"/>
      <w:bookmarkEnd w:id="21"/>
      <w:r w:rsidRPr="003426E6">
        <w:rPr>
          <w:rFonts w:ascii="Roboto" w:eastAsia="Roboto" w:hAnsi="Roboto" w:cs="Roboto"/>
        </w:rPr>
        <w:lastRenderedPageBreak/>
        <w:t>Requerimientos no Funcionales</w:t>
      </w:r>
    </w:p>
    <w:p w14:paraId="2985EDFC" w14:textId="77777777" w:rsidR="00430BCB" w:rsidRPr="003426E6" w:rsidRDefault="00000000">
      <w:pPr>
        <w:numPr>
          <w:ilvl w:val="0"/>
          <w:numId w:val="4"/>
        </w:numPr>
        <w:rPr>
          <w:rFonts w:ascii="Roboto" w:eastAsia="Roboto" w:hAnsi="Roboto" w:cs="Roboto"/>
          <w:sz w:val="24"/>
          <w:szCs w:val="24"/>
        </w:rPr>
      </w:pPr>
      <w:r w:rsidRPr="003426E6">
        <w:rPr>
          <w:rFonts w:ascii="Roboto" w:eastAsia="Roboto" w:hAnsi="Roboto" w:cs="Roboto"/>
          <w:sz w:val="24"/>
          <w:szCs w:val="24"/>
        </w:rPr>
        <w:t xml:space="preserve">El sistema debe ser </w:t>
      </w:r>
      <w:r w:rsidRPr="003426E6">
        <w:rPr>
          <w:rFonts w:ascii="Roboto" w:eastAsia="Roboto" w:hAnsi="Roboto" w:cs="Roboto"/>
          <w:b/>
          <w:sz w:val="24"/>
          <w:szCs w:val="24"/>
        </w:rPr>
        <w:t>accesible para estudiantes con discapacidad visual</w:t>
      </w:r>
      <w:r w:rsidRPr="003426E6">
        <w:rPr>
          <w:rFonts w:ascii="Roboto" w:eastAsia="Roboto" w:hAnsi="Roboto" w:cs="Roboto"/>
          <w:sz w:val="24"/>
          <w:szCs w:val="24"/>
        </w:rPr>
        <w:t>, incluyendo compatibilidad con lectores de pantalla y comandos de voz.</w:t>
      </w:r>
      <w:r w:rsidRPr="003426E6">
        <w:rPr>
          <w:rFonts w:ascii="Roboto" w:eastAsia="Roboto" w:hAnsi="Roboto" w:cs="Roboto"/>
          <w:sz w:val="24"/>
          <w:szCs w:val="24"/>
        </w:rPr>
        <w:br/>
      </w:r>
    </w:p>
    <w:p w14:paraId="1207AD3F" w14:textId="77777777" w:rsidR="00430BCB" w:rsidRPr="003426E6" w:rsidRDefault="00000000">
      <w:pPr>
        <w:numPr>
          <w:ilvl w:val="0"/>
          <w:numId w:val="4"/>
        </w:numPr>
        <w:rPr>
          <w:rFonts w:ascii="Roboto" w:eastAsia="Roboto" w:hAnsi="Roboto" w:cs="Roboto"/>
          <w:sz w:val="24"/>
          <w:szCs w:val="24"/>
        </w:rPr>
      </w:pPr>
      <w:r w:rsidRPr="003426E6">
        <w:rPr>
          <w:rFonts w:ascii="Roboto" w:eastAsia="Roboto" w:hAnsi="Roboto" w:cs="Roboto"/>
          <w:sz w:val="24"/>
          <w:szCs w:val="24"/>
        </w:rPr>
        <w:t>El sistema debe mantener tiempos de respuesta menores a 3 segundos en la mayoría de las operaciones.</w:t>
      </w:r>
      <w:r w:rsidRPr="003426E6">
        <w:rPr>
          <w:rFonts w:ascii="Roboto" w:eastAsia="Roboto" w:hAnsi="Roboto" w:cs="Roboto"/>
          <w:sz w:val="24"/>
          <w:szCs w:val="24"/>
        </w:rPr>
        <w:br/>
      </w:r>
    </w:p>
    <w:p w14:paraId="4B8E156A" w14:textId="77777777" w:rsidR="00430BCB" w:rsidRPr="003426E6" w:rsidRDefault="00000000">
      <w:pPr>
        <w:numPr>
          <w:ilvl w:val="0"/>
          <w:numId w:val="4"/>
        </w:numPr>
        <w:rPr>
          <w:rFonts w:ascii="Roboto" w:eastAsia="Roboto" w:hAnsi="Roboto" w:cs="Roboto"/>
          <w:sz w:val="24"/>
          <w:szCs w:val="24"/>
        </w:rPr>
      </w:pPr>
      <w:r w:rsidRPr="003426E6">
        <w:rPr>
          <w:rFonts w:ascii="Roboto" w:eastAsia="Roboto" w:hAnsi="Roboto" w:cs="Roboto"/>
          <w:sz w:val="24"/>
          <w:szCs w:val="24"/>
        </w:rPr>
        <w:t>El sistema debe contar con un diseño responsivo para adaptarse a diferentes dispositivos.</w:t>
      </w:r>
      <w:r w:rsidRPr="003426E6">
        <w:rPr>
          <w:rFonts w:ascii="Roboto" w:eastAsia="Roboto" w:hAnsi="Roboto" w:cs="Roboto"/>
          <w:sz w:val="24"/>
          <w:szCs w:val="24"/>
        </w:rPr>
        <w:br/>
      </w:r>
    </w:p>
    <w:p w14:paraId="24D860F2" w14:textId="77777777" w:rsidR="00430BCB" w:rsidRPr="003426E6" w:rsidRDefault="00000000">
      <w:pPr>
        <w:numPr>
          <w:ilvl w:val="0"/>
          <w:numId w:val="4"/>
        </w:numPr>
        <w:rPr>
          <w:rFonts w:ascii="Roboto" w:eastAsia="Roboto" w:hAnsi="Roboto" w:cs="Roboto"/>
          <w:sz w:val="24"/>
          <w:szCs w:val="24"/>
        </w:rPr>
      </w:pPr>
      <w:r w:rsidRPr="003426E6">
        <w:rPr>
          <w:rFonts w:ascii="Roboto" w:eastAsia="Roboto" w:hAnsi="Roboto" w:cs="Roboto"/>
          <w:sz w:val="24"/>
          <w:szCs w:val="24"/>
        </w:rPr>
        <w:t>El sistema debe cumplir con estándares de seguridad (encriptación de contraseñas, HTTPS).</w:t>
      </w:r>
      <w:r w:rsidRPr="003426E6">
        <w:rPr>
          <w:rFonts w:ascii="Roboto" w:eastAsia="Roboto" w:hAnsi="Roboto" w:cs="Roboto"/>
          <w:sz w:val="24"/>
          <w:szCs w:val="24"/>
        </w:rPr>
        <w:br/>
      </w:r>
    </w:p>
    <w:p w14:paraId="1C0BEACC" w14:textId="77777777" w:rsidR="00430BCB" w:rsidRPr="003426E6" w:rsidRDefault="00000000">
      <w:pPr>
        <w:numPr>
          <w:ilvl w:val="0"/>
          <w:numId w:val="4"/>
        </w:numPr>
        <w:rPr>
          <w:rFonts w:ascii="Roboto" w:eastAsia="Roboto" w:hAnsi="Roboto" w:cs="Roboto"/>
          <w:sz w:val="24"/>
          <w:szCs w:val="24"/>
        </w:rPr>
      </w:pPr>
      <w:r w:rsidRPr="003426E6">
        <w:rPr>
          <w:rFonts w:ascii="Roboto" w:eastAsia="Roboto" w:hAnsi="Roboto" w:cs="Roboto"/>
          <w:sz w:val="24"/>
          <w:szCs w:val="24"/>
        </w:rPr>
        <w:t>El sistema debe contar con un diseño de interfaz intuitivo y amigable tanto en la app como en la web.</w:t>
      </w:r>
    </w:p>
    <w:p w14:paraId="103B6782" w14:textId="77777777" w:rsidR="00430BCB" w:rsidRPr="003426E6" w:rsidRDefault="00430BCB">
      <w:pPr>
        <w:rPr>
          <w:rFonts w:ascii="Roboto" w:eastAsia="Roboto" w:hAnsi="Roboto" w:cs="Roboto"/>
        </w:rPr>
      </w:pPr>
    </w:p>
    <w:p w14:paraId="51FEA012" w14:textId="77777777" w:rsidR="00430BCB" w:rsidRPr="003426E6" w:rsidRDefault="00000000">
      <w:pPr>
        <w:pStyle w:val="Ttulo2"/>
        <w:rPr>
          <w:rFonts w:ascii="Roboto" w:eastAsia="Roboto" w:hAnsi="Roboto" w:cs="Roboto"/>
        </w:rPr>
      </w:pPr>
      <w:bookmarkStart w:id="22" w:name="_pymx0sy6r0fn" w:colFirst="0" w:colLast="0"/>
      <w:bookmarkEnd w:id="22"/>
      <w:r w:rsidRPr="003426E6">
        <w:rPr>
          <w:rFonts w:ascii="Roboto" w:eastAsia="Roboto" w:hAnsi="Roboto" w:cs="Roboto"/>
        </w:rPr>
        <w:t>Requerimientos Técnicos o de Sistema</w:t>
      </w:r>
    </w:p>
    <w:p w14:paraId="304FB512" w14:textId="77777777" w:rsidR="00430BCB" w:rsidRPr="003426E6" w:rsidRDefault="00000000">
      <w:pPr>
        <w:numPr>
          <w:ilvl w:val="0"/>
          <w:numId w:val="2"/>
        </w:numPr>
        <w:rPr>
          <w:rFonts w:ascii="Roboto" w:eastAsia="Roboto" w:hAnsi="Roboto" w:cs="Roboto"/>
          <w:sz w:val="24"/>
          <w:szCs w:val="24"/>
        </w:rPr>
      </w:pPr>
      <w:r w:rsidRPr="003426E6">
        <w:rPr>
          <w:rFonts w:ascii="Roboto" w:eastAsia="Roboto" w:hAnsi="Roboto" w:cs="Roboto"/>
          <w:sz w:val="24"/>
          <w:szCs w:val="24"/>
        </w:rPr>
        <w:t xml:space="preserve">Lenguajes de programación: </w:t>
      </w:r>
      <w:r w:rsidRPr="003426E6">
        <w:rPr>
          <w:rFonts w:ascii="Roboto" w:eastAsia="Roboto" w:hAnsi="Roboto" w:cs="Roboto"/>
          <w:b/>
          <w:sz w:val="24"/>
          <w:szCs w:val="24"/>
        </w:rPr>
        <w:t>Java (Android), JavaScript (frontend web)</w:t>
      </w:r>
      <w:r w:rsidRPr="003426E6">
        <w:rPr>
          <w:rFonts w:ascii="Roboto" w:eastAsia="Roboto" w:hAnsi="Roboto" w:cs="Roboto"/>
          <w:sz w:val="24"/>
          <w:szCs w:val="24"/>
        </w:rPr>
        <w:t>.</w:t>
      </w:r>
      <w:r w:rsidRPr="003426E6">
        <w:rPr>
          <w:rFonts w:ascii="Roboto" w:eastAsia="Roboto" w:hAnsi="Roboto" w:cs="Roboto"/>
          <w:sz w:val="24"/>
          <w:szCs w:val="24"/>
        </w:rPr>
        <w:br/>
      </w:r>
    </w:p>
    <w:p w14:paraId="7CE247E8" w14:textId="77777777" w:rsidR="00430BCB" w:rsidRPr="003426E6" w:rsidRDefault="00000000">
      <w:pPr>
        <w:numPr>
          <w:ilvl w:val="0"/>
          <w:numId w:val="2"/>
        </w:numPr>
        <w:rPr>
          <w:rFonts w:ascii="Roboto" w:eastAsia="Roboto" w:hAnsi="Roboto" w:cs="Roboto"/>
          <w:sz w:val="24"/>
          <w:szCs w:val="24"/>
        </w:rPr>
      </w:pPr>
      <w:r w:rsidRPr="003426E6">
        <w:rPr>
          <w:rFonts w:ascii="Roboto" w:eastAsia="Roboto" w:hAnsi="Roboto" w:cs="Roboto"/>
          <w:sz w:val="24"/>
          <w:szCs w:val="24"/>
        </w:rPr>
        <w:t xml:space="preserve">Base de datos: </w:t>
      </w:r>
      <w:r w:rsidRPr="003426E6">
        <w:rPr>
          <w:rFonts w:ascii="Roboto" w:eastAsia="Roboto" w:hAnsi="Roboto" w:cs="Roboto"/>
          <w:b/>
          <w:sz w:val="24"/>
          <w:szCs w:val="24"/>
        </w:rPr>
        <w:t>MySQL o PostgreSQL</w:t>
      </w:r>
      <w:r w:rsidRPr="003426E6">
        <w:rPr>
          <w:rFonts w:ascii="Roboto" w:eastAsia="Roboto" w:hAnsi="Roboto" w:cs="Roboto"/>
          <w:sz w:val="24"/>
          <w:szCs w:val="24"/>
        </w:rPr>
        <w:t>.</w:t>
      </w:r>
      <w:r w:rsidRPr="003426E6">
        <w:rPr>
          <w:rFonts w:ascii="Roboto" w:eastAsia="Roboto" w:hAnsi="Roboto" w:cs="Roboto"/>
          <w:sz w:val="24"/>
          <w:szCs w:val="24"/>
        </w:rPr>
        <w:br/>
      </w:r>
    </w:p>
    <w:p w14:paraId="0FED7D5B" w14:textId="77777777" w:rsidR="00430BCB" w:rsidRPr="003426E6" w:rsidRDefault="00000000">
      <w:pPr>
        <w:numPr>
          <w:ilvl w:val="0"/>
          <w:numId w:val="2"/>
        </w:numPr>
        <w:rPr>
          <w:rFonts w:ascii="Roboto" w:eastAsia="Roboto" w:hAnsi="Roboto" w:cs="Roboto"/>
          <w:sz w:val="24"/>
          <w:szCs w:val="24"/>
        </w:rPr>
      </w:pPr>
      <w:r w:rsidRPr="003426E6">
        <w:rPr>
          <w:rFonts w:ascii="Roboto" w:eastAsia="Roboto" w:hAnsi="Roboto" w:cs="Roboto"/>
          <w:sz w:val="24"/>
          <w:szCs w:val="24"/>
        </w:rPr>
        <w:t xml:space="preserve">Repositorio: </w:t>
      </w:r>
      <w:r w:rsidRPr="003426E6">
        <w:rPr>
          <w:rFonts w:ascii="Roboto" w:eastAsia="Roboto" w:hAnsi="Roboto" w:cs="Roboto"/>
          <w:b/>
          <w:sz w:val="24"/>
          <w:szCs w:val="24"/>
        </w:rPr>
        <w:t>GitHub.</w:t>
      </w:r>
    </w:p>
    <w:p w14:paraId="24EEB918" w14:textId="77777777" w:rsidR="00430BCB" w:rsidRPr="003426E6" w:rsidRDefault="00430BCB">
      <w:pPr>
        <w:rPr>
          <w:rFonts w:ascii="Roboto" w:eastAsia="Roboto" w:hAnsi="Roboto" w:cs="Roboto"/>
        </w:rPr>
      </w:pPr>
    </w:p>
    <w:p w14:paraId="753F878F" w14:textId="77777777" w:rsidR="00430BCB" w:rsidRPr="003426E6" w:rsidRDefault="00000000">
      <w:pPr>
        <w:pStyle w:val="Ttulo2"/>
        <w:rPr>
          <w:rFonts w:ascii="Roboto" w:eastAsia="Roboto" w:hAnsi="Roboto" w:cs="Roboto"/>
        </w:rPr>
      </w:pPr>
      <w:bookmarkStart w:id="23" w:name="_xwvv2hhluyai" w:colFirst="0" w:colLast="0"/>
      <w:bookmarkEnd w:id="23"/>
      <w:r w:rsidRPr="003426E6">
        <w:rPr>
          <w:rFonts w:ascii="Roboto" w:hAnsi="Roboto"/>
        </w:rPr>
        <w:br w:type="page"/>
      </w:r>
    </w:p>
    <w:p w14:paraId="214081D8" w14:textId="77777777" w:rsidR="00430BCB" w:rsidRPr="003426E6" w:rsidRDefault="00000000">
      <w:pPr>
        <w:pStyle w:val="Ttulo2"/>
        <w:rPr>
          <w:rFonts w:ascii="Roboto" w:eastAsia="Roboto" w:hAnsi="Roboto" w:cs="Roboto"/>
        </w:rPr>
      </w:pPr>
      <w:bookmarkStart w:id="24" w:name="_bj85fu3jz1q8" w:colFirst="0" w:colLast="0"/>
      <w:bookmarkEnd w:id="24"/>
      <w:r w:rsidRPr="003426E6">
        <w:rPr>
          <w:rFonts w:ascii="Roboto" w:eastAsia="Roboto" w:hAnsi="Roboto" w:cs="Roboto"/>
        </w:rPr>
        <w:lastRenderedPageBreak/>
        <w:t>Requerimientos de usuario</w:t>
      </w:r>
    </w:p>
    <w:p w14:paraId="42C20FEA" w14:textId="77777777" w:rsidR="00430BCB" w:rsidRPr="003426E6" w:rsidRDefault="00000000">
      <w:pPr>
        <w:numPr>
          <w:ilvl w:val="0"/>
          <w:numId w:val="5"/>
        </w:numPr>
        <w:spacing w:before="240"/>
        <w:rPr>
          <w:rFonts w:ascii="Roboto" w:eastAsia="Roboto" w:hAnsi="Roboto" w:cs="Roboto"/>
          <w:sz w:val="24"/>
          <w:szCs w:val="24"/>
        </w:rPr>
      </w:pPr>
      <w:r w:rsidRPr="003426E6">
        <w:rPr>
          <w:rFonts w:ascii="Roboto" w:eastAsia="Roboto" w:hAnsi="Roboto" w:cs="Roboto"/>
          <w:sz w:val="24"/>
          <w:szCs w:val="24"/>
        </w:rPr>
        <w:t>El usuario estudiante necesita acceder rápidamente a los contenidos desde su dispositivo móvil.</w:t>
      </w:r>
      <w:r w:rsidRPr="003426E6">
        <w:rPr>
          <w:rFonts w:ascii="Roboto" w:eastAsia="Roboto" w:hAnsi="Roboto" w:cs="Roboto"/>
          <w:sz w:val="24"/>
          <w:szCs w:val="24"/>
        </w:rPr>
        <w:br/>
      </w:r>
    </w:p>
    <w:p w14:paraId="29E952AF" w14:textId="77777777" w:rsidR="00430BCB" w:rsidRPr="003426E6" w:rsidRDefault="00000000">
      <w:pPr>
        <w:numPr>
          <w:ilvl w:val="0"/>
          <w:numId w:val="5"/>
        </w:numPr>
        <w:rPr>
          <w:rFonts w:ascii="Roboto" w:eastAsia="Roboto" w:hAnsi="Roboto" w:cs="Roboto"/>
          <w:sz w:val="24"/>
          <w:szCs w:val="24"/>
        </w:rPr>
      </w:pPr>
      <w:r w:rsidRPr="003426E6">
        <w:rPr>
          <w:rFonts w:ascii="Roboto" w:eastAsia="Roboto" w:hAnsi="Roboto" w:cs="Roboto"/>
          <w:sz w:val="24"/>
          <w:szCs w:val="24"/>
        </w:rPr>
        <w:t>El usuario estudiante desea avanzar a su propio ritmo y retomar sesiones anteriores.</w:t>
      </w:r>
      <w:r w:rsidRPr="003426E6">
        <w:rPr>
          <w:rFonts w:ascii="Roboto" w:eastAsia="Roboto" w:hAnsi="Roboto" w:cs="Roboto"/>
          <w:sz w:val="24"/>
          <w:szCs w:val="24"/>
        </w:rPr>
        <w:br/>
      </w:r>
    </w:p>
    <w:p w14:paraId="7715D2C5" w14:textId="77777777" w:rsidR="00430BCB" w:rsidRPr="003426E6" w:rsidRDefault="00000000">
      <w:pPr>
        <w:numPr>
          <w:ilvl w:val="0"/>
          <w:numId w:val="5"/>
        </w:numPr>
        <w:rPr>
          <w:rFonts w:ascii="Roboto" w:eastAsia="Roboto" w:hAnsi="Roboto" w:cs="Roboto"/>
          <w:sz w:val="24"/>
          <w:szCs w:val="24"/>
        </w:rPr>
      </w:pPr>
      <w:r w:rsidRPr="003426E6">
        <w:rPr>
          <w:rFonts w:ascii="Roboto" w:eastAsia="Roboto" w:hAnsi="Roboto" w:cs="Roboto"/>
          <w:sz w:val="24"/>
          <w:szCs w:val="24"/>
        </w:rPr>
        <w:t>El usuario profesor requiere gestionar contenidos de manera sencilla desde la página web.</w:t>
      </w:r>
      <w:r w:rsidRPr="003426E6">
        <w:rPr>
          <w:rFonts w:ascii="Roboto" w:eastAsia="Roboto" w:hAnsi="Roboto" w:cs="Roboto"/>
          <w:sz w:val="24"/>
          <w:szCs w:val="24"/>
        </w:rPr>
        <w:br/>
      </w:r>
    </w:p>
    <w:p w14:paraId="1B43CF8C" w14:textId="77777777" w:rsidR="00430BCB" w:rsidRPr="003426E6" w:rsidRDefault="00000000">
      <w:pPr>
        <w:numPr>
          <w:ilvl w:val="0"/>
          <w:numId w:val="5"/>
        </w:numPr>
        <w:rPr>
          <w:rFonts w:ascii="Roboto" w:eastAsia="Roboto" w:hAnsi="Roboto" w:cs="Roboto"/>
          <w:sz w:val="24"/>
          <w:szCs w:val="24"/>
        </w:rPr>
      </w:pPr>
      <w:r w:rsidRPr="003426E6">
        <w:rPr>
          <w:rFonts w:ascii="Roboto" w:eastAsia="Roboto" w:hAnsi="Roboto" w:cs="Roboto"/>
          <w:sz w:val="24"/>
          <w:szCs w:val="24"/>
        </w:rPr>
        <w:t>El usuario administrador necesita acceder a estadísticas de uso y desempeño de los estudiantes.</w:t>
      </w:r>
      <w:r w:rsidRPr="003426E6">
        <w:rPr>
          <w:rFonts w:ascii="Roboto" w:eastAsia="Roboto" w:hAnsi="Roboto" w:cs="Roboto"/>
          <w:sz w:val="24"/>
          <w:szCs w:val="24"/>
        </w:rPr>
        <w:br/>
      </w:r>
    </w:p>
    <w:p w14:paraId="137DEAA1" w14:textId="77777777" w:rsidR="00430BCB" w:rsidRPr="003426E6" w:rsidRDefault="00000000">
      <w:pPr>
        <w:numPr>
          <w:ilvl w:val="0"/>
          <w:numId w:val="5"/>
        </w:numPr>
        <w:rPr>
          <w:rFonts w:ascii="Roboto" w:eastAsia="Roboto" w:hAnsi="Roboto" w:cs="Roboto"/>
          <w:sz w:val="24"/>
          <w:szCs w:val="24"/>
        </w:rPr>
      </w:pPr>
      <w:r w:rsidRPr="003426E6">
        <w:rPr>
          <w:rFonts w:ascii="Roboto" w:eastAsia="Roboto" w:hAnsi="Roboto" w:cs="Roboto"/>
          <w:sz w:val="24"/>
          <w:szCs w:val="24"/>
        </w:rPr>
        <w:t>El usuario estudiante requiere soporte en caso de olvidar su contraseña o credenciales.</w:t>
      </w:r>
      <w:r w:rsidRPr="003426E6">
        <w:rPr>
          <w:rFonts w:ascii="Roboto" w:eastAsia="Roboto" w:hAnsi="Roboto" w:cs="Roboto"/>
          <w:sz w:val="24"/>
          <w:szCs w:val="24"/>
        </w:rPr>
        <w:br/>
      </w:r>
    </w:p>
    <w:p w14:paraId="609EE1E0" w14:textId="77777777" w:rsidR="00430BCB" w:rsidRPr="003426E6" w:rsidRDefault="00000000">
      <w:pPr>
        <w:numPr>
          <w:ilvl w:val="0"/>
          <w:numId w:val="5"/>
        </w:numPr>
        <w:spacing w:after="240"/>
        <w:rPr>
          <w:rFonts w:ascii="Roboto" w:eastAsia="Roboto" w:hAnsi="Roboto" w:cs="Roboto"/>
        </w:rPr>
      </w:pPr>
      <w:r w:rsidRPr="003426E6">
        <w:rPr>
          <w:rFonts w:ascii="Roboto" w:eastAsia="Roboto" w:hAnsi="Roboto" w:cs="Roboto"/>
          <w:sz w:val="24"/>
          <w:szCs w:val="24"/>
        </w:rPr>
        <w:t>El usuario administrador desea asignar permisos a otros administradores o profesores.</w:t>
      </w:r>
      <w:r w:rsidRPr="003426E6">
        <w:rPr>
          <w:rFonts w:ascii="Roboto" w:eastAsia="Roboto" w:hAnsi="Roboto" w:cs="Roboto"/>
        </w:rPr>
        <w:br/>
      </w:r>
    </w:p>
    <w:p w14:paraId="4A4C41D7" w14:textId="77777777" w:rsidR="00430BCB" w:rsidRPr="003426E6" w:rsidRDefault="00000000">
      <w:pPr>
        <w:pStyle w:val="Ttulo2"/>
        <w:rPr>
          <w:rFonts w:ascii="Roboto" w:eastAsia="Roboto" w:hAnsi="Roboto" w:cs="Roboto"/>
        </w:rPr>
      </w:pPr>
      <w:bookmarkStart w:id="25" w:name="_hs8ztuneqvye" w:colFirst="0" w:colLast="0"/>
      <w:bookmarkEnd w:id="25"/>
      <w:r w:rsidRPr="003426E6">
        <w:rPr>
          <w:rFonts w:ascii="Roboto" w:eastAsia="Roboto" w:hAnsi="Roboto" w:cs="Roboto"/>
        </w:rPr>
        <w:t>Requerimientos de negocio</w:t>
      </w:r>
    </w:p>
    <w:p w14:paraId="6A86AB6C" w14:textId="77777777" w:rsidR="00430BCB" w:rsidRPr="003426E6" w:rsidRDefault="00000000">
      <w:pPr>
        <w:numPr>
          <w:ilvl w:val="0"/>
          <w:numId w:val="7"/>
        </w:numPr>
        <w:spacing w:before="240"/>
        <w:rPr>
          <w:rFonts w:ascii="Roboto" w:eastAsia="Roboto" w:hAnsi="Roboto" w:cs="Roboto"/>
          <w:sz w:val="24"/>
          <w:szCs w:val="24"/>
        </w:rPr>
      </w:pPr>
      <w:r w:rsidRPr="003426E6">
        <w:rPr>
          <w:rFonts w:ascii="Roboto" w:eastAsia="Roboto" w:hAnsi="Roboto" w:cs="Roboto"/>
          <w:sz w:val="24"/>
          <w:szCs w:val="24"/>
        </w:rPr>
        <w:t>Optimizar la distribución de contenido educativo, reduciendo la dependencia de materiales impresos.</w:t>
      </w:r>
      <w:r w:rsidRPr="003426E6">
        <w:rPr>
          <w:rFonts w:ascii="Roboto" w:eastAsia="Roboto" w:hAnsi="Roboto" w:cs="Roboto"/>
          <w:sz w:val="24"/>
          <w:szCs w:val="24"/>
        </w:rPr>
        <w:br/>
      </w:r>
    </w:p>
    <w:p w14:paraId="4B6B31AA" w14:textId="77777777" w:rsidR="00430BCB" w:rsidRPr="003426E6" w:rsidRDefault="00000000">
      <w:pPr>
        <w:numPr>
          <w:ilvl w:val="0"/>
          <w:numId w:val="7"/>
        </w:numPr>
        <w:rPr>
          <w:rFonts w:ascii="Roboto" w:eastAsia="Roboto" w:hAnsi="Roboto" w:cs="Roboto"/>
          <w:sz w:val="24"/>
          <w:szCs w:val="24"/>
        </w:rPr>
      </w:pPr>
      <w:r w:rsidRPr="003426E6">
        <w:rPr>
          <w:rFonts w:ascii="Roboto" w:eastAsia="Roboto" w:hAnsi="Roboto" w:cs="Roboto"/>
          <w:sz w:val="24"/>
          <w:szCs w:val="24"/>
        </w:rPr>
        <w:t>Mejorar la accesibilidad a la educación para estudiantes con distintas capacidades.</w:t>
      </w:r>
      <w:r w:rsidRPr="003426E6">
        <w:rPr>
          <w:rFonts w:ascii="Roboto" w:eastAsia="Roboto" w:hAnsi="Roboto" w:cs="Roboto"/>
          <w:sz w:val="24"/>
          <w:szCs w:val="24"/>
        </w:rPr>
        <w:br/>
      </w:r>
    </w:p>
    <w:p w14:paraId="6A5D2205" w14:textId="77777777" w:rsidR="00430BCB" w:rsidRPr="003426E6" w:rsidRDefault="00000000">
      <w:pPr>
        <w:numPr>
          <w:ilvl w:val="0"/>
          <w:numId w:val="7"/>
        </w:numPr>
        <w:rPr>
          <w:rFonts w:ascii="Roboto" w:eastAsia="Roboto" w:hAnsi="Roboto" w:cs="Roboto"/>
          <w:sz w:val="24"/>
          <w:szCs w:val="24"/>
        </w:rPr>
      </w:pPr>
      <w:r w:rsidRPr="003426E6">
        <w:rPr>
          <w:rFonts w:ascii="Roboto" w:eastAsia="Roboto" w:hAnsi="Roboto" w:cs="Roboto"/>
          <w:sz w:val="24"/>
          <w:szCs w:val="24"/>
        </w:rPr>
        <w:t>Incrementar la eficiencia en la gestión de contenido por parte de los profesores.</w:t>
      </w:r>
      <w:r w:rsidRPr="003426E6">
        <w:rPr>
          <w:rFonts w:ascii="Roboto" w:eastAsia="Roboto" w:hAnsi="Roboto" w:cs="Roboto"/>
          <w:sz w:val="24"/>
          <w:szCs w:val="24"/>
        </w:rPr>
        <w:br/>
      </w:r>
    </w:p>
    <w:p w14:paraId="11EEFCCD" w14:textId="77777777" w:rsidR="00430BCB" w:rsidRPr="003426E6" w:rsidRDefault="00000000">
      <w:pPr>
        <w:numPr>
          <w:ilvl w:val="0"/>
          <w:numId w:val="7"/>
        </w:numPr>
        <w:rPr>
          <w:rFonts w:ascii="Roboto" w:eastAsia="Roboto" w:hAnsi="Roboto" w:cs="Roboto"/>
          <w:sz w:val="24"/>
          <w:szCs w:val="24"/>
        </w:rPr>
      </w:pPr>
      <w:r w:rsidRPr="003426E6">
        <w:rPr>
          <w:rFonts w:ascii="Roboto" w:eastAsia="Roboto" w:hAnsi="Roboto" w:cs="Roboto"/>
          <w:sz w:val="24"/>
          <w:szCs w:val="24"/>
        </w:rPr>
        <w:t>Proporcionar una herramienta que refuerce el aprendizaje autónomo de los estudiantes.</w:t>
      </w:r>
      <w:r w:rsidRPr="003426E6">
        <w:rPr>
          <w:rFonts w:ascii="Roboto" w:eastAsia="Roboto" w:hAnsi="Roboto" w:cs="Roboto"/>
          <w:sz w:val="24"/>
          <w:szCs w:val="24"/>
        </w:rPr>
        <w:br/>
      </w:r>
    </w:p>
    <w:p w14:paraId="1864F5EE" w14:textId="77777777" w:rsidR="00430BCB" w:rsidRPr="003426E6" w:rsidRDefault="00000000">
      <w:pPr>
        <w:numPr>
          <w:ilvl w:val="0"/>
          <w:numId w:val="7"/>
        </w:numPr>
        <w:spacing w:after="240"/>
        <w:rPr>
          <w:rFonts w:ascii="Roboto" w:eastAsia="Roboto" w:hAnsi="Roboto" w:cs="Roboto"/>
          <w:sz w:val="24"/>
          <w:szCs w:val="24"/>
        </w:rPr>
      </w:pPr>
      <w:r w:rsidRPr="003426E6">
        <w:rPr>
          <w:rFonts w:ascii="Roboto" w:eastAsia="Roboto" w:hAnsi="Roboto" w:cs="Roboto"/>
          <w:sz w:val="24"/>
          <w:szCs w:val="24"/>
        </w:rPr>
        <w:t>Aumentar la visibilidad y prestigio de la institución/organización mediante la innovación tecnológica.</w:t>
      </w:r>
    </w:p>
    <w:sectPr w:rsidR="00430BCB" w:rsidRPr="003426E6">
      <w:headerReference w:type="default" r:id="rId13"/>
      <w:footerReference w:type="default" r:id="rId14"/>
      <w:pgSz w:w="11909" w:h="16834"/>
      <w:pgMar w:top="1440" w:right="1440" w:bottom="1440" w:left="1440" w:header="566" w:footer="56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D8DC5" w14:textId="77777777" w:rsidR="007F4212" w:rsidRDefault="007F4212">
      <w:pPr>
        <w:spacing w:line="240" w:lineRule="auto"/>
      </w:pPr>
      <w:r>
        <w:separator/>
      </w:r>
    </w:p>
  </w:endnote>
  <w:endnote w:type="continuationSeparator" w:id="0">
    <w:p w14:paraId="18CACBF2" w14:textId="77777777" w:rsidR="007F4212" w:rsidRDefault="007F42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B9B0409-7420-4B2C-BBDA-A892B1532186}"/>
    <w:embedBold r:id="rId2" w:fontKey="{D8BBCFCF-C727-4602-8004-2A3F01B9B523}"/>
    <w:embedItalic r:id="rId3" w:fontKey="{3D61ED56-3B33-467C-80CB-AC4E91E01E68}"/>
    <w:embedBoldItalic r:id="rId4" w:fontKey="{9DED796B-8FB5-4662-9EBD-B466A3BED12F}"/>
  </w:font>
  <w:font w:name="Cardo">
    <w:charset w:val="00"/>
    <w:family w:val="auto"/>
    <w:pitch w:val="default"/>
    <w:embedRegular r:id="rId5" w:fontKey="{D229CB4F-9A65-467B-9859-5EDAE621F5CD}"/>
  </w:font>
  <w:font w:name="Roboto SemiBold">
    <w:charset w:val="00"/>
    <w:family w:val="auto"/>
    <w:pitch w:val="default"/>
    <w:embedRegular r:id="rId6" w:fontKey="{E3814E55-D465-45E0-B79D-A67E16ECB266}"/>
    <w:embedItalic r:id="rId7" w:fontKey="{666E3BA8-2767-4A11-AD7C-0B441CD5CCE3}"/>
  </w:font>
  <w:font w:name="Calibri">
    <w:panose1 w:val="020F0502020204030204"/>
    <w:charset w:val="00"/>
    <w:family w:val="swiss"/>
    <w:pitch w:val="variable"/>
    <w:sig w:usb0="E4002EFF" w:usb1="C000247B" w:usb2="00000009" w:usb3="00000000" w:csb0="000001FF" w:csb1="00000000"/>
    <w:embedRegular r:id="rId8" w:fontKey="{A034F7A5-4485-4F79-9461-C1C3B0FF3006}"/>
  </w:font>
  <w:font w:name="Cambria">
    <w:panose1 w:val="02040503050406030204"/>
    <w:charset w:val="00"/>
    <w:family w:val="roman"/>
    <w:pitch w:val="variable"/>
    <w:sig w:usb0="E00006FF" w:usb1="420024FF" w:usb2="02000000" w:usb3="00000000" w:csb0="0000019F" w:csb1="00000000"/>
    <w:embedRegular r:id="rId9" w:fontKey="{A137E38D-3A96-4582-A71B-172C02583F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thickThinSmallGap" w:sz="2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3426E6" w14:paraId="5FC94934" w14:textId="77777777" w:rsidTr="003426E6">
      <w:tc>
        <w:tcPr>
          <w:tcW w:w="4509" w:type="dxa"/>
        </w:tcPr>
        <w:p w14:paraId="66515B20" w14:textId="77777777" w:rsidR="003426E6" w:rsidRDefault="003426E6" w:rsidP="003426E6">
          <w:r w:rsidRPr="003426E6">
            <w:rPr>
              <w:b/>
              <w:bCs/>
            </w:rPr>
            <w:t>CyberPath SA. CV.</w:t>
          </w:r>
        </w:p>
      </w:tc>
      <w:tc>
        <w:tcPr>
          <w:tcW w:w="4510" w:type="dxa"/>
        </w:tcPr>
        <w:p w14:paraId="5A21DA87" w14:textId="66DAAD9E" w:rsidR="003426E6" w:rsidRDefault="003426E6" w:rsidP="003426E6">
          <w:pPr>
            <w:jc w:val="right"/>
          </w:pPr>
          <w:r>
            <w:rPr>
              <w:b/>
              <w:bCs/>
            </w:rPr>
            <w:t>5IM8</w:t>
          </w:r>
        </w:p>
      </w:tc>
    </w:tr>
  </w:tbl>
  <w:p w14:paraId="41140E20" w14:textId="77777777" w:rsidR="00430BCB" w:rsidRDefault="00430BCB" w:rsidP="003426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EBB12" w14:textId="77777777" w:rsidR="007F4212" w:rsidRDefault="007F4212">
      <w:pPr>
        <w:spacing w:line="240" w:lineRule="auto"/>
      </w:pPr>
      <w:r>
        <w:separator/>
      </w:r>
    </w:p>
  </w:footnote>
  <w:footnote w:type="continuationSeparator" w:id="0">
    <w:p w14:paraId="5B738A7C" w14:textId="77777777" w:rsidR="007F4212" w:rsidRDefault="007F42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thinThickSmallGap" w:sz="24" w:space="0" w:color="auto"/>
        <w:right w:val="none" w:sz="0" w:space="0" w:color="auto"/>
        <w:insideV w:val="none" w:sz="0" w:space="0" w:color="auto"/>
      </w:tblBorders>
      <w:tblLook w:val="04A0" w:firstRow="1" w:lastRow="0" w:firstColumn="1" w:lastColumn="0" w:noHBand="0" w:noVBand="1"/>
    </w:tblPr>
    <w:tblGrid>
      <w:gridCol w:w="4509"/>
      <w:gridCol w:w="4510"/>
    </w:tblGrid>
    <w:tr w:rsidR="003426E6" w14:paraId="2BC66A46" w14:textId="77777777" w:rsidTr="003426E6">
      <w:tc>
        <w:tcPr>
          <w:tcW w:w="4509" w:type="dxa"/>
        </w:tcPr>
        <w:p w14:paraId="210EB39B" w14:textId="3D63E3E6" w:rsidR="003426E6" w:rsidRDefault="003426E6">
          <w:r w:rsidRPr="003426E6">
            <w:rPr>
              <w:b/>
              <w:bCs/>
            </w:rPr>
            <w:t>CyberPath SA. CV.</w:t>
          </w:r>
        </w:p>
      </w:tc>
      <w:tc>
        <w:tcPr>
          <w:tcW w:w="4510" w:type="dxa"/>
        </w:tcPr>
        <w:p w14:paraId="4C0D0D5C" w14:textId="680021E9" w:rsidR="003426E6" w:rsidRDefault="003426E6" w:rsidP="003426E6">
          <w:pPr>
            <w:jc w:val="right"/>
          </w:pPr>
          <w:r w:rsidRPr="003426E6">
            <w:rPr>
              <w:b/>
              <w:bCs/>
            </w:rPr>
            <w:t>Plan Estratégico</w:t>
          </w:r>
        </w:p>
      </w:tc>
    </w:tr>
  </w:tbl>
  <w:p w14:paraId="2EC4CE0E" w14:textId="77777777" w:rsidR="00430BCB" w:rsidRDefault="00430B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321E"/>
    <w:multiLevelType w:val="multilevel"/>
    <w:tmpl w:val="CF8CE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912CBF"/>
    <w:multiLevelType w:val="multilevel"/>
    <w:tmpl w:val="D03C4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5B581C"/>
    <w:multiLevelType w:val="multilevel"/>
    <w:tmpl w:val="D6AC4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9847B0"/>
    <w:multiLevelType w:val="multilevel"/>
    <w:tmpl w:val="D3E0C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0D66E7"/>
    <w:multiLevelType w:val="multilevel"/>
    <w:tmpl w:val="E856B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D736DA"/>
    <w:multiLevelType w:val="multilevel"/>
    <w:tmpl w:val="358EE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141DA1"/>
    <w:multiLevelType w:val="multilevel"/>
    <w:tmpl w:val="BB8C9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F741A3"/>
    <w:multiLevelType w:val="multilevel"/>
    <w:tmpl w:val="73FAC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8310927">
    <w:abstractNumId w:val="3"/>
  </w:num>
  <w:num w:numId="2" w16cid:durableId="1128013958">
    <w:abstractNumId w:val="5"/>
  </w:num>
  <w:num w:numId="3" w16cid:durableId="1528325430">
    <w:abstractNumId w:val="1"/>
  </w:num>
  <w:num w:numId="4" w16cid:durableId="1508016076">
    <w:abstractNumId w:val="6"/>
  </w:num>
  <w:num w:numId="5" w16cid:durableId="1268150895">
    <w:abstractNumId w:val="2"/>
  </w:num>
  <w:num w:numId="6" w16cid:durableId="1166089772">
    <w:abstractNumId w:val="0"/>
  </w:num>
  <w:num w:numId="7" w16cid:durableId="1261377166">
    <w:abstractNumId w:val="4"/>
  </w:num>
  <w:num w:numId="8" w16cid:durableId="21214877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BCB"/>
    <w:rsid w:val="00154183"/>
    <w:rsid w:val="003426E6"/>
    <w:rsid w:val="00430BCB"/>
    <w:rsid w:val="005860CA"/>
    <w:rsid w:val="007F42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2B3FA"/>
  <w15:docId w15:val="{0402E169-0A8E-43C8-9917-6D2E3B766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6E6"/>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Encabezado">
    <w:name w:val="header"/>
    <w:basedOn w:val="Normal"/>
    <w:link w:val="EncabezadoCar"/>
    <w:uiPriority w:val="99"/>
    <w:unhideWhenUsed/>
    <w:rsid w:val="003426E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426E6"/>
  </w:style>
  <w:style w:type="paragraph" w:styleId="Piedepgina">
    <w:name w:val="footer"/>
    <w:basedOn w:val="Normal"/>
    <w:link w:val="PiedepginaCar"/>
    <w:uiPriority w:val="99"/>
    <w:unhideWhenUsed/>
    <w:rsid w:val="003426E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426E6"/>
  </w:style>
  <w:style w:type="table" w:styleId="Tablaconcuadrcula">
    <w:name w:val="Table Grid"/>
    <w:basedOn w:val="Tablanormal"/>
    <w:uiPriority w:val="39"/>
    <w:rsid w:val="003426E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426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jxvmfylsgEnVjYXGI4vGS3VXEf_mMD-a/edit?usp=sharing&amp;ouid=105311380386053166486&amp;rtpof=true&amp;sd=tru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google.com/document/d/1zfvPi0l5hDFTZhUmbj0NB19qorjertSsoU8JJ4wpbgU/edit?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5"/>
        <w:category>
          <w:name w:val="General"/>
          <w:gallery w:val="placeholder"/>
        </w:category>
        <w:types>
          <w:type w:val="bbPlcHdr"/>
        </w:types>
        <w:behaviors>
          <w:behavior w:val="content"/>
        </w:behaviors>
        <w:guid w:val="{5AE6D35F-29D5-4078-8C21-2998710F1377}"/>
      </w:docPartPr>
      <w:docPartBody>
        <w:p w:rsidR="00000000" w:rsidRDefault="000761ED">
          <w:r w:rsidRPr="00BD429B">
            <w:rPr>
              <w:rStyle w:val="Textodelmarcadordeposicin"/>
            </w:rPr>
            <w:t>Escribe cualquier contenido que desee que se repita, incluidos otros controles de contenido. También puede insertar este control en filas de tablas para repetir partes de una tabla.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rdo">
    <w:charset w:val="00"/>
    <w:family w:val="auto"/>
    <w:pitch w:val="default"/>
  </w:font>
  <w:font w:name="Roboto SemiBold">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1ED"/>
    <w:rsid w:val="000761ED"/>
    <w:rsid w:val="00154183"/>
    <w:rsid w:val="001F19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761ED"/>
    <w:rPr>
      <w:color w:val="666666"/>
    </w:rPr>
  </w:style>
  <w:style w:type="paragraph" w:customStyle="1" w:styleId="6BF0074416514B7493AC9E823D423174">
    <w:name w:val="6BF0074416514B7493AC9E823D423174"/>
    <w:rsid w:val="000761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3CD62-F524-48CE-975E-1FB072501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1304</Words>
  <Characters>7174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EFREN SOTO CHAVEZ</cp:lastModifiedBy>
  <cp:revision>2</cp:revision>
  <dcterms:created xsi:type="dcterms:W3CDTF">2025-10-09T01:30:00Z</dcterms:created>
  <dcterms:modified xsi:type="dcterms:W3CDTF">2025-10-09T01:30:00Z</dcterms:modified>
</cp:coreProperties>
</file>